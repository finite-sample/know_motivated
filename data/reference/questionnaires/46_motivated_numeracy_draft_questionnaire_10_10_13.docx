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10B0A5C4" w:rsidR="00DA1D71" w:rsidRPr="00DA1D71" w:rsidRDefault="00D23531" w:rsidP="00DA1D71">
      <w:pPr>
        <w:jc w:val="center"/>
        <w:rPr>
          <w:rFonts w:ascii="Garamond" w:hAnsi="Garamond"/>
          <w:b/>
        </w:rPr>
      </w:pPr>
      <w:r>
        <w:rPr>
          <w:rFonts w:ascii="Garamond" w:hAnsi="Garamond"/>
          <w:b/>
        </w:rPr>
        <w:t>Study Protocol</w:t>
      </w:r>
    </w:p>
    <w:p w14:paraId="0CC93652" w14:textId="77777777" w:rsidR="00DA1D71" w:rsidRDefault="00DA1D71" w:rsidP="004E22B4">
      <w:pPr>
        <w:rPr>
          <w:rFonts w:ascii="Garamond" w:hAnsi="Garamond"/>
        </w:rPr>
      </w:pPr>
    </w:p>
    <w:p w14:paraId="1015DE71" w14:textId="45F072F6" w:rsidR="007542B0" w:rsidRDefault="007542B0" w:rsidP="004E22B4">
      <w:pPr>
        <w:rPr>
          <w:rFonts w:ascii="Garamond" w:hAnsi="Garamond"/>
        </w:rPr>
      </w:pPr>
      <w:commentRangeStart w:id="0"/>
      <w:r>
        <w:rPr>
          <w:rFonts w:ascii="Garamond" w:hAnsi="Garamond"/>
        </w:rPr>
        <w:t>Screening Questions</w:t>
      </w:r>
      <w:commentRangeEnd w:id="0"/>
      <w:r w:rsidR="00345158">
        <w:rPr>
          <w:rStyle w:val="CommentReference"/>
        </w:rPr>
        <w:commentReference w:id="0"/>
      </w:r>
    </w:p>
    <w:p w14:paraId="32035C15" w14:textId="5BDCD14B" w:rsidR="007542B0" w:rsidRDefault="007542B0" w:rsidP="007542B0">
      <w:pPr>
        <w:pStyle w:val="ListParagraph"/>
        <w:numPr>
          <w:ilvl w:val="0"/>
          <w:numId w:val="15"/>
        </w:numPr>
        <w:rPr>
          <w:rFonts w:ascii="Garamond" w:hAnsi="Garamond"/>
        </w:rPr>
      </w:pPr>
      <w:r>
        <w:rPr>
          <w:rFonts w:ascii="Garamond" w:hAnsi="Garamond"/>
        </w:rPr>
        <w:t>Numeracy</w:t>
      </w:r>
    </w:p>
    <w:p w14:paraId="53E6E49A" w14:textId="415612EC" w:rsidR="007542B0" w:rsidRPr="007542B0" w:rsidRDefault="007542B0" w:rsidP="007542B0">
      <w:pPr>
        <w:pStyle w:val="ListParagraph"/>
        <w:numPr>
          <w:ilvl w:val="0"/>
          <w:numId w:val="15"/>
        </w:numPr>
        <w:rPr>
          <w:rFonts w:ascii="Garamond" w:hAnsi="Garamond"/>
        </w:rPr>
      </w:pPr>
      <w:r>
        <w:rPr>
          <w:rFonts w:ascii="Garamond" w:hAnsi="Garamond"/>
        </w:rPr>
        <w:t>Partisanship</w:t>
      </w:r>
    </w:p>
    <w:p w14:paraId="3A1F0A9C" w14:textId="77777777" w:rsidR="007542B0" w:rsidRDefault="007542B0" w:rsidP="004E22B4">
      <w:pPr>
        <w:rPr>
          <w:rFonts w:ascii="Garamond" w:hAnsi="Garamond"/>
        </w:rPr>
      </w:pPr>
    </w:p>
    <w:p w14:paraId="06AC911F" w14:textId="69D1794A" w:rsidR="00D262CE" w:rsidRDefault="00D262CE" w:rsidP="004E22B4">
      <w:pPr>
        <w:rPr>
          <w:rFonts w:ascii="Garamond" w:hAnsi="Garamond"/>
        </w:rPr>
      </w:pPr>
      <w:r>
        <w:rPr>
          <w:rFonts w:ascii="Garamond" w:hAnsi="Garamond"/>
        </w:rPr>
        <w:t>Assignment to Experimental Condition</w:t>
      </w:r>
    </w:p>
    <w:p w14:paraId="57621BCD" w14:textId="0BD1B1AE" w:rsidR="00D262CE" w:rsidRDefault="00D262CE" w:rsidP="00D262CE">
      <w:pPr>
        <w:pStyle w:val="ListParagraph"/>
        <w:numPr>
          <w:ilvl w:val="0"/>
          <w:numId w:val="7"/>
        </w:numPr>
        <w:rPr>
          <w:rFonts w:ascii="Garamond" w:hAnsi="Garamond"/>
        </w:rPr>
      </w:pPr>
      <w:r>
        <w:rPr>
          <w:rFonts w:ascii="Garamond" w:hAnsi="Garamond"/>
        </w:rPr>
        <w:t>Democrat Congenial</w:t>
      </w:r>
      <w:r w:rsidR="00572E95">
        <w:rPr>
          <w:rFonts w:ascii="Garamond" w:hAnsi="Garamond"/>
        </w:rPr>
        <w:t xml:space="preserve"> &amp;</w:t>
      </w:r>
      <w:r w:rsidR="002C7C01">
        <w:rPr>
          <w:rFonts w:ascii="Garamond" w:hAnsi="Garamond"/>
        </w:rPr>
        <w:t xml:space="preserve"> Easy Version &amp;</w:t>
      </w:r>
      <w:r w:rsidR="00572E95">
        <w:rPr>
          <w:rFonts w:ascii="Garamond" w:hAnsi="Garamond"/>
        </w:rPr>
        <w:t xml:space="preserve"> </w:t>
      </w:r>
      <w:r w:rsidR="003B6112">
        <w:rPr>
          <w:rFonts w:ascii="Garamond" w:hAnsi="Garamond"/>
        </w:rPr>
        <w:t>No Incentive</w:t>
      </w:r>
    </w:p>
    <w:p w14:paraId="224BB5CD" w14:textId="678C16CB" w:rsidR="00D262CE" w:rsidRDefault="00D262CE" w:rsidP="00D262CE">
      <w:pPr>
        <w:pStyle w:val="ListParagraph"/>
        <w:numPr>
          <w:ilvl w:val="0"/>
          <w:numId w:val="7"/>
        </w:numPr>
        <w:rPr>
          <w:rFonts w:ascii="Garamond" w:hAnsi="Garamond"/>
        </w:rPr>
      </w:pPr>
      <w:r>
        <w:rPr>
          <w:rFonts w:ascii="Garamond" w:hAnsi="Garamond"/>
        </w:rPr>
        <w:t>Republican Congenial</w:t>
      </w:r>
      <w:r w:rsidR="00572E95">
        <w:rPr>
          <w:rFonts w:ascii="Garamond" w:hAnsi="Garamond"/>
        </w:rPr>
        <w:t xml:space="preserve"> &amp; </w:t>
      </w:r>
      <w:r w:rsidR="002C7C01">
        <w:rPr>
          <w:rFonts w:ascii="Garamond" w:hAnsi="Garamond"/>
        </w:rPr>
        <w:t xml:space="preserve">Easy Version &amp; </w:t>
      </w:r>
      <w:r w:rsidR="003B6112">
        <w:rPr>
          <w:rFonts w:ascii="Garamond" w:hAnsi="Garamond"/>
        </w:rPr>
        <w:t>No Incentive</w:t>
      </w:r>
    </w:p>
    <w:p w14:paraId="4D8A4D77" w14:textId="6A2F50F9" w:rsidR="00D262CE" w:rsidRDefault="00D262CE" w:rsidP="00D262CE">
      <w:pPr>
        <w:pStyle w:val="ListParagraph"/>
        <w:numPr>
          <w:ilvl w:val="0"/>
          <w:numId w:val="7"/>
        </w:numPr>
        <w:rPr>
          <w:rFonts w:ascii="Garamond" w:hAnsi="Garamond"/>
        </w:rPr>
      </w:pPr>
      <w:r>
        <w:rPr>
          <w:rFonts w:ascii="Garamond" w:hAnsi="Garamond"/>
        </w:rPr>
        <w:t>Democrat Congenial</w:t>
      </w:r>
      <w:r w:rsidR="00572E95">
        <w:rPr>
          <w:rFonts w:ascii="Garamond" w:hAnsi="Garamond"/>
        </w:rPr>
        <w:t xml:space="preserve"> &amp; </w:t>
      </w:r>
      <w:r w:rsidR="00DF6B41">
        <w:rPr>
          <w:rFonts w:ascii="Garamond" w:hAnsi="Garamond"/>
        </w:rPr>
        <w:t xml:space="preserve">Hard Version &amp; </w:t>
      </w:r>
      <w:r w:rsidR="003B6112">
        <w:rPr>
          <w:rFonts w:ascii="Garamond" w:hAnsi="Garamond"/>
        </w:rPr>
        <w:t>No Incentive</w:t>
      </w:r>
    </w:p>
    <w:p w14:paraId="4DCABFD2" w14:textId="5C5E06E3" w:rsidR="00D262CE" w:rsidRDefault="00D262CE" w:rsidP="00D262CE">
      <w:pPr>
        <w:pStyle w:val="ListParagraph"/>
        <w:numPr>
          <w:ilvl w:val="0"/>
          <w:numId w:val="7"/>
        </w:numPr>
        <w:rPr>
          <w:rFonts w:ascii="Garamond" w:hAnsi="Garamond"/>
        </w:rPr>
      </w:pPr>
      <w:r>
        <w:rPr>
          <w:rFonts w:ascii="Garamond" w:hAnsi="Garamond"/>
        </w:rPr>
        <w:t>Republican Congenial</w:t>
      </w:r>
      <w:r w:rsidR="00572E95">
        <w:rPr>
          <w:rFonts w:ascii="Garamond" w:hAnsi="Garamond"/>
        </w:rPr>
        <w:t xml:space="preserve"> &amp; </w:t>
      </w:r>
      <w:r w:rsidR="00DF6B41">
        <w:rPr>
          <w:rFonts w:ascii="Garamond" w:hAnsi="Garamond"/>
        </w:rPr>
        <w:t xml:space="preserve">Hard Version &amp; </w:t>
      </w:r>
      <w:r w:rsidR="003B6112">
        <w:rPr>
          <w:rFonts w:ascii="Garamond" w:hAnsi="Garamond"/>
        </w:rPr>
        <w:t>No Incentive</w:t>
      </w:r>
    </w:p>
    <w:p w14:paraId="64BF343F" w14:textId="04E1E56E" w:rsidR="00E1239E" w:rsidRDefault="00E1239E" w:rsidP="00E1239E">
      <w:pPr>
        <w:pStyle w:val="ListParagraph"/>
        <w:numPr>
          <w:ilvl w:val="0"/>
          <w:numId w:val="7"/>
        </w:numPr>
        <w:rPr>
          <w:rFonts w:ascii="Garamond" w:hAnsi="Garamond"/>
        </w:rPr>
      </w:pPr>
      <w:r>
        <w:rPr>
          <w:rFonts w:ascii="Garamond" w:hAnsi="Garamond"/>
        </w:rPr>
        <w:t>Democrat Congenial &amp; Easy Version &amp; Monetary Incentive</w:t>
      </w:r>
    </w:p>
    <w:p w14:paraId="164448BB" w14:textId="039CF19A" w:rsidR="00E1239E" w:rsidRDefault="00E1239E" w:rsidP="00E1239E">
      <w:pPr>
        <w:pStyle w:val="ListParagraph"/>
        <w:numPr>
          <w:ilvl w:val="0"/>
          <w:numId w:val="7"/>
        </w:numPr>
        <w:rPr>
          <w:rFonts w:ascii="Garamond" w:hAnsi="Garamond"/>
        </w:rPr>
      </w:pPr>
      <w:r>
        <w:rPr>
          <w:rFonts w:ascii="Garamond" w:hAnsi="Garamond"/>
        </w:rPr>
        <w:t>Republican Congenial &amp; Easy Version &amp; Monetary Incentive</w:t>
      </w:r>
    </w:p>
    <w:p w14:paraId="54A6DA5D" w14:textId="22C81818" w:rsidR="00E1239E" w:rsidRDefault="00E1239E" w:rsidP="00E1239E">
      <w:pPr>
        <w:pStyle w:val="ListParagraph"/>
        <w:numPr>
          <w:ilvl w:val="0"/>
          <w:numId w:val="7"/>
        </w:numPr>
        <w:rPr>
          <w:rFonts w:ascii="Garamond" w:hAnsi="Garamond"/>
        </w:rPr>
      </w:pPr>
      <w:r>
        <w:rPr>
          <w:rFonts w:ascii="Garamond" w:hAnsi="Garamond"/>
        </w:rPr>
        <w:t>Democrat Congenial &amp; Hard Version &amp; Monetary Incentive</w:t>
      </w:r>
    </w:p>
    <w:p w14:paraId="0B57E5E9" w14:textId="3EEBE833" w:rsidR="00572E95" w:rsidRPr="00E1239E" w:rsidRDefault="00E1239E" w:rsidP="00E1239E">
      <w:pPr>
        <w:pStyle w:val="ListParagraph"/>
        <w:numPr>
          <w:ilvl w:val="0"/>
          <w:numId w:val="7"/>
        </w:numPr>
        <w:rPr>
          <w:rFonts w:ascii="Garamond" w:hAnsi="Garamond"/>
        </w:rPr>
      </w:pPr>
      <w:r>
        <w:rPr>
          <w:rFonts w:ascii="Garamond" w:hAnsi="Garamond"/>
        </w:rPr>
        <w:t>Republican Congenial &amp; Hard Version &amp; Monetary Incentive</w:t>
      </w:r>
    </w:p>
    <w:p w14:paraId="7550E52A" w14:textId="77777777" w:rsidR="00D262CE" w:rsidRDefault="00D262CE" w:rsidP="004E22B4">
      <w:pPr>
        <w:rPr>
          <w:rFonts w:ascii="Garamond" w:hAnsi="Garamond"/>
        </w:rPr>
      </w:pPr>
    </w:p>
    <w:p w14:paraId="6242A8FB" w14:textId="401D2F37" w:rsidR="00F962A8" w:rsidRDefault="002B2FC4" w:rsidP="00F962A8">
      <w:pPr>
        <w:rPr>
          <w:rFonts w:ascii="Garamond" w:hAnsi="Garamond"/>
        </w:rPr>
      </w:pPr>
      <w:r>
        <w:rPr>
          <w:rFonts w:ascii="Garamond" w:hAnsi="Garamond"/>
        </w:rPr>
        <w:t>Instructions</w:t>
      </w:r>
    </w:p>
    <w:p w14:paraId="292D0B74" w14:textId="7DE6B766" w:rsidR="002B2FC4" w:rsidRDefault="00342900" w:rsidP="002B2FC4">
      <w:pPr>
        <w:pStyle w:val="ListParagraph"/>
        <w:numPr>
          <w:ilvl w:val="0"/>
          <w:numId w:val="12"/>
        </w:numPr>
        <w:rPr>
          <w:rFonts w:ascii="Garamond" w:hAnsi="Garamond"/>
        </w:rPr>
      </w:pPr>
      <w:r>
        <w:rPr>
          <w:rFonts w:ascii="Garamond" w:hAnsi="Garamond"/>
        </w:rPr>
        <w:t>Monetary</w:t>
      </w:r>
      <w:r w:rsidR="002B2FC4">
        <w:rPr>
          <w:rFonts w:ascii="Garamond" w:hAnsi="Garamond"/>
        </w:rPr>
        <w:t xml:space="preserve"> Incentive (Conditions 5-8 Only)</w:t>
      </w:r>
    </w:p>
    <w:p w14:paraId="63929E0A" w14:textId="11DC4BD9" w:rsidR="002B2FC4" w:rsidRPr="002B2FC4" w:rsidRDefault="00B9596C" w:rsidP="002B2FC4">
      <w:pPr>
        <w:pStyle w:val="ListParagraph"/>
        <w:numPr>
          <w:ilvl w:val="0"/>
          <w:numId w:val="12"/>
        </w:numPr>
        <w:rPr>
          <w:rFonts w:ascii="Garamond" w:hAnsi="Garamond"/>
        </w:rPr>
      </w:pPr>
      <w:r>
        <w:rPr>
          <w:rFonts w:ascii="Garamond" w:hAnsi="Garamond"/>
        </w:rPr>
        <w:t>Common Instruct</w:t>
      </w:r>
      <w:r w:rsidR="002B2FC4">
        <w:rPr>
          <w:rFonts w:ascii="Garamond" w:hAnsi="Garamond"/>
        </w:rPr>
        <w:t>i</w:t>
      </w:r>
      <w:r>
        <w:rPr>
          <w:rFonts w:ascii="Garamond" w:hAnsi="Garamond"/>
        </w:rPr>
        <w:t>o</w:t>
      </w:r>
      <w:r w:rsidR="002B2FC4">
        <w:rPr>
          <w:rFonts w:ascii="Garamond" w:hAnsi="Garamond"/>
        </w:rPr>
        <w:t>ns</w:t>
      </w:r>
    </w:p>
    <w:p w14:paraId="47E74AAB" w14:textId="77777777" w:rsidR="002B2FC4" w:rsidRDefault="002B2FC4" w:rsidP="00F962A8">
      <w:pPr>
        <w:rPr>
          <w:rFonts w:ascii="Garamond" w:hAnsi="Garamond"/>
        </w:rPr>
      </w:pPr>
    </w:p>
    <w:p w14:paraId="7BE98B7C" w14:textId="54C66F4E" w:rsidR="00615FBD" w:rsidRDefault="009A7150" w:rsidP="00F962A8">
      <w:pPr>
        <w:rPr>
          <w:rFonts w:ascii="Garamond" w:hAnsi="Garamond"/>
        </w:rPr>
      </w:pPr>
      <w:r>
        <w:rPr>
          <w:rFonts w:ascii="Garamond" w:hAnsi="Garamond"/>
        </w:rPr>
        <w:t>Experimental Stimulus/</w:t>
      </w:r>
      <w:r w:rsidR="00D647FF">
        <w:rPr>
          <w:rFonts w:ascii="Garamond" w:hAnsi="Garamond"/>
        </w:rPr>
        <w:t>Covariance Detection Task</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23B46381" w14:textId="77777777" w:rsidR="00B76865" w:rsidRDefault="00B76865" w:rsidP="00DF6A7C">
      <w:pPr>
        <w:pStyle w:val="ListParagraph"/>
        <w:numPr>
          <w:ilvl w:val="0"/>
          <w:numId w:val="9"/>
        </w:numPr>
        <w:rPr>
          <w:rFonts w:ascii="Garamond" w:hAnsi="Garamond"/>
        </w:rPr>
      </w:pPr>
      <w:r w:rsidRPr="009B45E2">
        <w:rPr>
          <w:rFonts w:ascii="Garamond" w:hAnsi="Garamond"/>
        </w:rPr>
        <w:t>Open-Ended Question (semi-structured?)/closed-ended question about study trustworthiness?</w:t>
      </w:r>
    </w:p>
    <w:p w14:paraId="30D424D6" w14:textId="5A5A0555" w:rsidR="00DF6A7C" w:rsidRDefault="00186DDF" w:rsidP="00DF6A7C">
      <w:pPr>
        <w:pStyle w:val="ListParagraph"/>
        <w:numPr>
          <w:ilvl w:val="0"/>
          <w:numId w:val="9"/>
        </w:numPr>
        <w:rPr>
          <w:rFonts w:ascii="Garamond" w:hAnsi="Garamond"/>
        </w:rPr>
      </w:pPr>
      <w:r>
        <w:rPr>
          <w:rFonts w:ascii="Garamond" w:hAnsi="Garamond"/>
        </w:rPr>
        <w:t>Recall Task</w:t>
      </w:r>
    </w:p>
    <w:p w14:paraId="1F97B9F6" w14:textId="542C5525" w:rsidR="00DF6A7C" w:rsidRPr="00DF6A7C" w:rsidRDefault="00DF6A7C" w:rsidP="00DF6A7C">
      <w:pPr>
        <w:pStyle w:val="ListParagraph"/>
        <w:numPr>
          <w:ilvl w:val="0"/>
          <w:numId w:val="9"/>
        </w:numPr>
        <w:rPr>
          <w:rFonts w:ascii="Garamond" w:hAnsi="Garamond"/>
        </w:rPr>
      </w:pPr>
      <w:r>
        <w:rPr>
          <w:rFonts w:ascii="Garamond" w:hAnsi="Garamond"/>
        </w:rPr>
        <w:t>Numeracy Scale</w:t>
      </w:r>
      <w:r w:rsidR="00F86A2C">
        <w:rPr>
          <w:rStyle w:val="FootnoteReference"/>
          <w:rFonts w:ascii="Garamond" w:hAnsi="Garamond"/>
        </w:rPr>
        <w:footnoteReference w:id="1"/>
      </w:r>
    </w:p>
    <w:p w14:paraId="3B748467" w14:textId="77777777" w:rsidR="00D262CE" w:rsidRDefault="00D262CE" w:rsidP="004E22B4">
      <w:pPr>
        <w:rPr>
          <w:rFonts w:ascii="Garamond" w:hAnsi="Garamond"/>
        </w:rPr>
      </w:pPr>
    </w:p>
    <w:p w14:paraId="2A159720" w14:textId="7E86FC0E" w:rsidR="00DA1D71" w:rsidRDefault="00AB30AF" w:rsidP="00F86A2C">
      <w:pPr>
        <w:tabs>
          <w:tab w:val="center" w:pos="4680"/>
        </w:tabs>
        <w:rPr>
          <w:rFonts w:ascii="Garamond" w:hAnsi="Garamond"/>
        </w:rPr>
      </w:pPr>
      <w:r>
        <w:rPr>
          <w:rFonts w:ascii="Garamond" w:hAnsi="Garamond"/>
        </w:rPr>
        <w:t>Additional Information</w:t>
      </w:r>
      <w:r w:rsidR="00F86A2C">
        <w:rPr>
          <w:rFonts w:ascii="Garamond" w:hAnsi="Garamond"/>
        </w:rPr>
        <w:tab/>
      </w:r>
    </w:p>
    <w:p w14:paraId="23696A60" w14:textId="77777777" w:rsidR="00DA1D71" w:rsidRDefault="00DA1D71" w:rsidP="00DA1D71">
      <w:pPr>
        <w:pStyle w:val="ListParagraph"/>
        <w:numPr>
          <w:ilvl w:val="0"/>
          <w:numId w:val="6"/>
        </w:numPr>
        <w:rPr>
          <w:rFonts w:ascii="Garamond" w:hAnsi="Garamond"/>
        </w:rPr>
      </w:pPr>
      <w:r>
        <w:rPr>
          <w:rFonts w:ascii="Garamond" w:hAnsi="Garamond"/>
        </w:rPr>
        <w:t>Demographics</w:t>
      </w:r>
    </w:p>
    <w:p w14:paraId="195379B9" w14:textId="1E22B8DF" w:rsidR="00DA1D71" w:rsidRDefault="00DA1D71" w:rsidP="00DA1D71">
      <w:pPr>
        <w:pStyle w:val="ListParagraph"/>
        <w:numPr>
          <w:ilvl w:val="0"/>
          <w:numId w:val="6"/>
        </w:numPr>
        <w:rPr>
          <w:rFonts w:ascii="Garamond" w:hAnsi="Garamond"/>
        </w:rPr>
      </w:pPr>
      <w:r>
        <w:rPr>
          <w:rFonts w:ascii="Garamond" w:hAnsi="Garamond"/>
        </w:rPr>
        <w:t>Party Identification</w:t>
      </w:r>
    </w:p>
    <w:p w14:paraId="6D49EF53" w14:textId="6BB4D70D" w:rsidR="00DA1D71" w:rsidRDefault="00DA1D71" w:rsidP="00DA1D71">
      <w:pPr>
        <w:pStyle w:val="ListParagraph"/>
        <w:numPr>
          <w:ilvl w:val="0"/>
          <w:numId w:val="6"/>
        </w:numPr>
        <w:rPr>
          <w:rFonts w:ascii="Garamond" w:hAnsi="Garamond"/>
        </w:rPr>
      </w:pPr>
      <w:r>
        <w:rPr>
          <w:rFonts w:ascii="Garamond" w:hAnsi="Garamond"/>
        </w:rPr>
        <w:t>Ideology</w:t>
      </w:r>
    </w:p>
    <w:p w14:paraId="4558D198" w14:textId="4100EAFC" w:rsidR="00292B29" w:rsidRDefault="00F35463" w:rsidP="00DA1D71">
      <w:pPr>
        <w:pStyle w:val="ListParagraph"/>
        <w:numPr>
          <w:ilvl w:val="0"/>
          <w:numId w:val="6"/>
        </w:numPr>
        <w:rPr>
          <w:rFonts w:ascii="Garamond" w:hAnsi="Garamond"/>
        </w:rPr>
      </w:pPr>
      <w:r>
        <w:rPr>
          <w:rFonts w:ascii="Garamond" w:hAnsi="Garamond"/>
        </w:rPr>
        <w:t>Gun Control Attitudes</w:t>
      </w:r>
    </w:p>
    <w:p w14:paraId="37E4F79A" w14:textId="77777777" w:rsidR="0076726C" w:rsidRDefault="0076726C">
      <w:pPr>
        <w:rPr>
          <w:rFonts w:ascii="Garamond" w:hAnsi="Garamond"/>
          <w:b/>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778DD63E" w14:textId="77777777" w:rsidR="00CD735D" w:rsidRDefault="00CD735D">
      <w:pPr>
        <w:rPr>
          <w:ins w:id="1" w:author="gaurav sood" w:date="2013-10-10T15:53:00Z"/>
          <w:rFonts w:ascii="Garamond" w:hAnsi="Garamond"/>
          <w:b/>
        </w:rPr>
      </w:pPr>
    </w:p>
    <w:p w14:paraId="17610F06" w14:textId="77777777" w:rsidR="00CD735D" w:rsidRDefault="00CD735D">
      <w:pPr>
        <w:rPr>
          <w:ins w:id="2" w:author="gaurav sood" w:date="2013-10-10T15:53:00Z"/>
          <w:rFonts w:ascii="Garamond" w:hAnsi="Garamond"/>
          <w:b/>
        </w:rPr>
      </w:pPr>
      <w:ins w:id="3" w:author="gaurav sood" w:date="2013-10-10T15:53:00Z">
        <w:r>
          <w:rPr>
            <w:rFonts w:ascii="Garamond" w:hAnsi="Garamond"/>
            <w:b/>
          </w:rPr>
          <w:t xml:space="preserve">Hidden tracking: </w:t>
        </w:r>
      </w:ins>
    </w:p>
    <w:p w14:paraId="19F61056" w14:textId="77777777" w:rsidR="00CD735D" w:rsidRDefault="00CD735D" w:rsidP="00CD735D">
      <w:pPr>
        <w:pStyle w:val="ListParagraph"/>
        <w:numPr>
          <w:ilvl w:val="0"/>
          <w:numId w:val="26"/>
        </w:numPr>
        <w:rPr>
          <w:ins w:id="4" w:author="gaurav sood" w:date="2013-10-10T15:53:00Z"/>
          <w:rFonts w:ascii="Garamond" w:hAnsi="Garamond"/>
          <w:b/>
        </w:rPr>
        <w:pPrChange w:id="5" w:author="gaurav sood" w:date="2013-10-10T15:53:00Z">
          <w:pPr/>
        </w:pPrChange>
      </w:pPr>
      <w:ins w:id="6" w:author="gaurav sood" w:date="2013-10-10T15:53:00Z">
        <w:r>
          <w:rPr>
            <w:rFonts w:ascii="Garamond" w:hAnsi="Garamond"/>
            <w:b/>
          </w:rPr>
          <w:t>Track amount taken to answer each question</w:t>
        </w:r>
      </w:ins>
    </w:p>
    <w:p w14:paraId="6E6DCC4A" w14:textId="77777777" w:rsidR="009C5022" w:rsidRDefault="009C5022" w:rsidP="009C5022">
      <w:pPr>
        <w:pStyle w:val="ListParagraph"/>
        <w:numPr>
          <w:ilvl w:val="0"/>
          <w:numId w:val="26"/>
        </w:numPr>
        <w:rPr>
          <w:ins w:id="7" w:author="gaurav sood" w:date="2013-10-10T15:54:00Z"/>
          <w:rFonts w:ascii="Garamond" w:hAnsi="Garamond"/>
          <w:b/>
        </w:rPr>
        <w:pPrChange w:id="8" w:author="gaurav sood" w:date="2013-10-10T15:54:00Z">
          <w:pPr/>
        </w:pPrChange>
      </w:pPr>
      <w:ins w:id="9" w:author="gaurav sood" w:date="2013-10-10T15:54:00Z">
        <w:r>
          <w:rPr>
            <w:rFonts w:ascii="Garamond" w:hAnsi="Garamond"/>
            <w:b/>
          </w:rPr>
          <w:t>Get the IP address</w:t>
        </w:r>
      </w:ins>
    </w:p>
    <w:p w14:paraId="3F559CCD" w14:textId="77777777" w:rsidR="004811FE" w:rsidRDefault="004811FE" w:rsidP="009C5022">
      <w:pPr>
        <w:pStyle w:val="ListParagraph"/>
        <w:numPr>
          <w:ilvl w:val="0"/>
          <w:numId w:val="26"/>
        </w:numPr>
        <w:rPr>
          <w:ins w:id="10" w:author="gaurav sood" w:date="2013-10-10T15:54:00Z"/>
          <w:rFonts w:ascii="Garamond" w:hAnsi="Garamond"/>
          <w:b/>
        </w:rPr>
        <w:pPrChange w:id="11" w:author="gaurav sood" w:date="2013-10-10T15:54:00Z">
          <w:pPr/>
        </w:pPrChange>
      </w:pPr>
      <w:ins w:id="12" w:author="gaurav sood" w:date="2013-10-10T15:54:00Z">
        <w:r>
          <w:rPr>
            <w:rFonts w:ascii="Garamond" w:hAnsi="Garamond"/>
            <w:b/>
          </w:rPr>
          <w:t>When did they start the survey</w:t>
        </w:r>
      </w:ins>
    </w:p>
    <w:p w14:paraId="731E1742" w14:textId="77777777" w:rsidR="00F01F0D" w:rsidRDefault="004811FE" w:rsidP="009C5022">
      <w:pPr>
        <w:pStyle w:val="ListParagraph"/>
        <w:numPr>
          <w:ilvl w:val="0"/>
          <w:numId w:val="26"/>
        </w:numPr>
        <w:rPr>
          <w:ins w:id="13" w:author="gaurav sood" w:date="2013-10-10T15:54:00Z"/>
          <w:rFonts w:ascii="Garamond" w:hAnsi="Garamond"/>
          <w:b/>
        </w:rPr>
        <w:pPrChange w:id="14" w:author="gaurav sood" w:date="2013-10-10T15:54:00Z">
          <w:pPr/>
        </w:pPrChange>
      </w:pPr>
      <w:ins w:id="15" w:author="gaurav sood" w:date="2013-10-10T15:54:00Z">
        <w:r>
          <w:rPr>
            <w:rFonts w:ascii="Garamond" w:hAnsi="Garamond"/>
            <w:b/>
          </w:rPr>
          <w:t>When did they end the survey</w:t>
        </w:r>
      </w:ins>
    </w:p>
    <w:p w14:paraId="47DE7266" w14:textId="1B2AF5A3" w:rsidR="00BB4951" w:rsidRPr="009C5022" w:rsidRDefault="00F01F0D" w:rsidP="009C5022">
      <w:pPr>
        <w:pStyle w:val="ListParagraph"/>
        <w:numPr>
          <w:ilvl w:val="0"/>
          <w:numId w:val="26"/>
        </w:numPr>
        <w:rPr>
          <w:rFonts w:ascii="Garamond" w:hAnsi="Garamond"/>
          <w:b/>
          <w:rPrChange w:id="16" w:author="gaurav sood" w:date="2013-10-10T15:54:00Z">
            <w:rPr/>
          </w:rPrChange>
        </w:rPr>
        <w:pPrChange w:id="17" w:author="gaurav sood" w:date="2013-10-10T15:54:00Z">
          <w:pPr/>
        </w:pPrChange>
      </w:pPr>
      <w:ins w:id="18" w:author="gaurav sood" w:date="2013-10-10T15:54:00Z">
        <w:r>
          <w:rPr>
            <w:rFonts w:ascii="Garamond" w:hAnsi="Garamond"/>
            <w:b/>
          </w:rPr>
          <w:t>Browser, etc. information</w:t>
        </w:r>
      </w:ins>
      <w:r w:rsidR="00BB4951" w:rsidRPr="009C5022">
        <w:rPr>
          <w:rFonts w:ascii="Garamond" w:hAnsi="Garamond"/>
          <w:b/>
          <w:rPrChange w:id="19" w:author="gaurav sood" w:date="2013-10-10T15:54:00Z">
            <w:rPr/>
          </w:rPrChange>
        </w:rPr>
        <w:br w:type="page"/>
      </w:r>
    </w:p>
    <w:p w14:paraId="107A7E05" w14:textId="2227DEDB" w:rsidR="009C290A" w:rsidRPr="003927D3" w:rsidRDefault="009C290A" w:rsidP="003927D3">
      <w:pPr>
        <w:outlineLvl w:val="0"/>
        <w:rPr>
          <w:ins w:id="20" w:author="gaurav sood" w:date="2013-10-10T15:52:00Z"/>
          <w:rFonts w:ascii="Times New Roman" w:hAnsi="Times New Roman" w:cs="Times New Roman"/>
          <w:b/>
        </w:rPr>
      </w:pPr>
      <w:ins w:id="21" w:author="gaurav sood" w:date="2013-10-10T15:52:00Z">
        <w:r w:rsidRPr="003927D3">
          <w:rPr>
            <w:rFonts w:ascii="Times New Roman" w:hAnsi="Times New Roman" w:cs="Times New Roman"/>
            <w:b/>
          </w:rPr>
          <w:lastRenderedPageBreak/>
          <w:t>Intro Blurb</w:t>
        </w:r>
        <w:r w:rsidR="004D3E9E" w:rsidRPr="003927D3">
          <w:rPr>
            <w:rFonts w:ascii="Times New Roman" w:hAnsi="Times New Roman" w:cs="Times New Roman"/>
            <w:b/>
          </w:rPr>
          <w:t xml:space="preserve"> (Modify this)</w:t>
        </w:r>
      </w:ins>
    </w:p>
    <w:p w14:paraId="6B93DA3A" w14:textId="77777777" w:rsidR="004D3E9E" w:rsidRPr="003927D3" w:rsidRDefault="004D3E9E" w:rsidP="003927D3">
      <w:pPr>
        <w:outlineLvl w:val="0"/>
        <w:rPr>
          <w:ins w:id="22" w:author="gaurav sood" w:date="2013-10-10T15:52:00Z"/>
          <w:rFonts w:ascii="Times New Roman" w:hAnsi="Times New Roman" w:cs="Times New Roman"/>
          <w:b/>
        </w:rPr>
      </w:pPr>
    </w:p>
    <w:p w14:paraId="4641359F" w14:textId="77A4E282" w:rsidR="009C290A" w:rsidRDefault="009C290A" w:rsidP="003927D3">
      <w:pPr>
        <w:outlineLvl w:val="0"/>
        <w:rPr>
          <w:ins w:id="23" w:author="gaurav sood" w:date="2013-10-10T15:53:00Z"/>
          <w:rFonts w:ascii="Times New Roman" w:hAnsi="Times New Roman" w:cs="Times New Roman"/>
          <w:color w:val="333639"/>
          <w:shd w:val="clear" w:color="auto" w:fill="FFFFFF"/>
        </w:rPr>
      </w:pPr>
      <w:ins w:id="24" w:author="gaurav sood" w:date="2013-10-10T15:52:00Z">
        <w:r w:rsidRPr="003927D3">
          <w:rPr>
            <w:rFonts w:ascii="Times New Roman" w:hAnsi="Times New Roman" w:cs="Times New Roman"/>
            <w:color w:val="333639"/>
            <w:shd w:val="clear" w:color="auto" w:fill="FFFFFF"/>
          </w:rPr>
          <w:t>You are being asked to complete an online research survey that will take approximately 7-9 minutes. The survey is conducted by researchers at Princeton University to study how people learn. This page describes your consent.</w:t>
        </w:r>
        <w:r w:rsidRPr="003927D3">
          <w:rPr>
            <w:rFonts w:ascii="Times New Roman" w:hAnsi="Times New Roman" w:cs="Times New Roman"/>
            <w:color w:val="333639"/>
          </w:rPr>
          <w:br/>
        </w:r>
        <w:r w:rsidRPr="003927D3">
          <w:rPr>
            <w:rFonts w:ascii="Times New Roman" w:hAnsi="Times New Roman" w:cs="Times New Roman"/>
            <w:color w:val="333639"/>
          </w:rPr>
          <w:br/>
        </w:r>
        <w:r w:rsidRPr="003927D3">
          <w:rPr>
            <w:rFonts w:ascii="Times New Roman" w:hAnsi="Times New Roman" w:cs="Times New Roman"/>
            <w:color w:val="333639"/>
            <w:shd w:val="clear" w:color="auto" w:fill="FFFFFF"/>
          </w:rPr>
          <w:t>Findings from this study may be reported in scholarly journals, at academic seminars, and at research association meetings. The data will be stored at a secured location and retained indefinitely. No identifying information about you will be made public and all of your choices will be kept completely confidential. Your participation is voluntary. You are free to stop the survey at any time without penalty.</w:t>
        </w:r>
        <w:r w:rsidRPr="003927D3">
          <w:rPr>
            <w:rFonts w:ascii="Times New Roman" w:hAnsi="Times New Roman" w:cs="Times New Roman"/>
            <w:color w:val="333639"/>
          </w:rPr>
          <w:br/>
        </w:r>
        <w:r w:rsidRPr="003927D3">
          <w:rPr>
            <w:rFonts w:ascii="Times New Roman" w:hAnsi="Times New Roman" w:cs="Times New Roman"/>
            <w:color w:val="333639"/>
          </w:rPr>
          <w:br/>
        </w:r>
        <w:r w:rsidRPr="003927D3">
          <w:rPr>
            <w:rFonts w:ascii="Times New Roman" w:hAnsi="Times New Roman" w:cs="Times New Roman"/>
            <w:color w:val="333639"/>
            <w:shd w:val="clear" w:color="auto" w:fill="FFFFFF"/>
          </w:rPr>
          <w:t>There are no known risks associated with this study beyond those associated with everyday life. Although this study will not benefit you personally, we hope that our results will add to the knowledge about how people learn. You will receive $0.50 for completing the survey, paid through Amazon Mechanical Turk.</w:t>
        </w:r>
        <w:r w:rsidRPr="003927D3">
          <w:rPr>
            <w:rStyle w:val="apple-converted-space"/>
            <w:rFonts w:ascii="Times New Roman" w:hAnsi="Times New Roman" w:cs="Times New Roman"/>
            <w:color w:val="333639"/>
            <w:shd w:val="clear" w:color="auto" w:fill="FFFFFF"/>
          </w:rPr>
          <w:t> </w:t>
        </w:r>
        <w:r w:rsidRPr="003927D3">
          <w:rPr>
            <w:rFonts w:ascii="Times New Roman" w:hAnsi="Times New Roman" w:cs="Times New Roman"/>
            <w:color w:val="333639"/>
          </w:rPr>
          <w:br/>
        </w:r>
        <w:r w:rsidRPr="003927D3">
          <w:rPr>
            <w:rFonts w:ascii="Times New Roman" w:hAnsi="Times New Roman" w:cs="Times New Roman"/>
            <w:color w:val="333639"/>
          </w:rPr>
          <w:br/>
        </w:r>
        <w:r w:rsidRPr="003927D3">
          <w:rPr>
            <w:rFonts w:ascii="Times New Roman" w:hAnsi="Times New Roman" w:cs="Times New Roman"/>
            <w:color w:val="333639"/>
            <w:shd w:val="clear" w:color="auto" w:fill="FFFFFF"/>
          </w:rPr>
          <w:t>To participate in the study, you must be at least 18 years old and a United States resident.</w:t>
        </w:r>
        <w:r w:rsidRPr="003927D3">
          <w:rPr>
            <w:rFonts w:ascii="Times New Roman" w:hAnsi="Times New Roman" w:cs="Times New Roman"/>
            <w:color w:val="333639"/>
          </w:rPr>
          <w:br/>
        </w:r>
        <w:r w:rsidRPr="003927D3">
          <w:rPr>
            <w:rFonts w:ascii="Times New Roman" w:hAnsi="Times New Roman" w:cs="Times New Roman"/>
            <w:color w:val="333639"/>
          </w:rPr>
          <w:br/>
        </w:r>
        <w:r w:rsidRPr="003927D3">
          <w:rPr>
            <w:rFonts w:ascii="Times New Roman" w:hAnsi="Times New Roman" w:cs="Times New Roman"/>
            <w:color w:val="333639"/>
            <w:shd w:val="clear" w:color="auto" w:fill="FFFFFF"/>
          </w:rPr>
          <w:t xml:space="preserve">If you have any questions about the research, you can contact Gaurav Sood at </w:t>
        </w:r>
      </w:ins>
      <w:ins w:id="25" w:author="gaurav sood" w:date="2013-10-10T15:53:00Z">
        <w:r w:rsidR="00605206">
          <w:rPr>
            <w:rFonts w:ascii="Times New Roman" w:hAnsi="Times New Roman" w:cs="Times New Roman"/>
            <w:color w:val="333639"/>
            <w:shd w:val="clear" w:color="auto" w:fill="FFFFFF"/>
          </w:rPr>
          <w:t>kkhana@stanford</w:t>
        </w:r>
      </w:ins>
      <w:ins w:id="26" w:author="gaurav sood" w:date="2013-10-10T15:52:00Z">
        <w:r w:rsidRPr="003927D3">
          <w:rPr>
            <w:rFonts w:ascii="Times New Roman" w:hAnsi="Times New Roman" w:cs="Times New Roman"/>
            <w:color w:val="333639"/>
            <w:shd w:val="clear" w:color="auto" w:fill="FFFFFF"/>
          </w:rPr>
          <w:t>.edu.</w:t>
        </w:r>
        <w:r w:rsidRPr="003927D3">
          <w:rPr>
            <w:rStyle w:val="apple-converted-space"/>
            <w:rFonts w:ascii="Times New Roman" w:hAnsi="Times New Roman" w:cs="Times New Roman"/>
            <w:color w:val="333639"/>
            <w:shd w:val="clear" w:color="auto" w:fill="FFFFFF"/>
          </w:rPr>
          <w:t> </w:t>
        </w:r>
        <w:r w:rsidRPr="003927D3">
          <w:rPr>
            <w:rFonts w:ascii="Times New Roman" w:hAnsi="Times New Roman" w:cs="Times New Roman"/>
            <w:color w:val="333639"/>
          </w:rPr>
          <w:br/>
        </w:r>
        <w:r w:rsidRPr="003927D3">
          <w:rPr>
            <w:rFonts w:ascii="Times New Roman" w:hAnsi="Times New Roman" w:cs="Times New Roman"/>
            <w:color w:val="333639"/>
          </w:rPr>
          <w:br/>
        </w:r>
        <w:r w:rsidRPr="003927D3">
          <w:rPr>
            <w:rFonts w:ascii="Times New Roman" w:hAnsi="Times New Roman" w:cs="Times New Roman"/>
            <w:color w:val="333639"/>
            <w:shd w:val="clear" w:color="auto" w:fill="FFFFFF"/>
          </w:rPr>
          <w:t>When you are ready to begin, please elect to participate and press the Submit button. You will then be taken to the first page of the survey.</w:t>
        </w:r>
      </w:ins>
    </w:p>
    <w:p w14:paraId="670A5C5F" w14:textId="77777777" w:rsidR="0032728D" w:rsidRDefault="0032728D" w:rsidP="003927D3">
      <w:pPr>
        <w:outlineLvl w:val="0"/>
        <w:rPr>
          <w:ins w:id="27" w:author="gaurav sood" w:date="2013-10-10T15:53:00Z"/>
          <w:rFonts w:ascii="Times New Roman" w:hAnsi="Times New Roman" w:cs="Times New Roman"/>
          <w:color w:val="333639"/>
          <w:shd w:val="clear" w:color="auto" w:fill="FFFFFF"/>
        </w:rPr>
      </w:pPr>
    </w:p>
    <w:p w14:paraId="2363010E" w14:textId="1386A0A0" w:rsidR="0032728D" w:rsidRPr="003927D3" w:rsidRDefault="0032728D" w:rsidP="003927D3">
      <w:pPr>
        <w:outlineLvl w:val="0"/>
        <w:rPr>
          <w:ins w:id="28" w:author="gaurav sood" w:date="2013-10-10T15:52:00Z"/>
          <w:rFonts w:ascii="Times New Roman" w:hAnsi="Times New Roman" w:cs="Times New Roman"/>
          <w:color w:val="333639"/>
          <w:shd w:val="clear" w:color="auto" w:fill="FFFFFF"/>
        </w:rPr>
      </w:pPr>
      <w:ins w:id="29" w:author="gaurav sood" w:date="2013-10-10T15:53:00Z">
        <w:r>
          <w:rPr>
            <w:rStyle w:val="apple-converted-space"/>
            <w:rFonts w:ascii="Lucida Grande" w:hAnsi="Lucida Grande" w:cs="Lucida Grande"/>
            <w:color w:val="333639"/>
            <w:sz w:val="18"/>
            <w:szCs w:val="18"/>
            <w:shd w:val="clear" w:color="auto" w:fill="FFFFFF"/>
          </w:rPr>
          <w:t>I</w:t>
        </w:r>
        <w:r>
          <w:rPr>
            <w:rStyle w:val="apple-converted-space"/>
            <w:rFonts w:ascii="Lucida Grande" w:hAnsi="Lucida Grande" w:cs="Lucida Grande"/>
            <w:color w:val="333639"/>
            <w:sz w:val="18"/>
            <w:szCs w:val="18"/>
            <w:shd w:val="clear" w:color="auto" w:fill="FFFFFF"/>
          </w:rPr>
          <w:t> </w:t>
        </w:r>
        <w:r>
          <w:rPr>
            <w:rFonts w:ascii="Lucida Grande" w:hAnsi="Lucida Grande" w:cs="Lucida Grande"/>
            <w:color w:val="333639"/>
            <w:sz w:val="18"/>
            <w:szCs w:val="18"/>
            <w:shd w:val="clear" w:color="auto" w:fill="FFFFFF"/>
          </w:rPr>
          <w:t>have read and understand the consent form. I agree to participate in this research study</w:t>
        </w:r>
      </w:ins>
    </w:p>
    <w:p w14:paraId="7BB21892" w14:textId="77777777" w:rsidR="009C290A" w:rsidRDefault="009C290A" w:rsidP="0032728D">
      <w:pPr>
        <w:outlineLvl w:val="0"/>
        <w:rPr>
          <w:ins w:id="30" w:author="gaurav sood" w:date="2013-10-10T15:53:00Z"/>
          <w:rFonts w:ascii="Garamond" w:hAnsi="Garamond"/>
          <w:b/>
        </w:rPr>
        <w:pPrChange w:id="31" w:author="gaurav sood" w:date="2013-10-10T15:53:00Z">
          <w:pPr>
            <w:jc w:val="center"/>
            <w:outlineLvl w:val="0"/>
          </w:pPr>
        </w:pPrChange>
      </w:pPr>
    </w:p>
    <w:p w14:paraId="2ECCD41F" w14:textId="2A40A947" w:rsidR="0032728D" w:rsidRDefault="0032728D" w:rsidP="0032728D">
      <w:pPr>
        <w:outlineLvl w:val="0"/>
        <w:rPr>
          <w:ins w:id="32" w:author="gaurav sood" w:date="2013-10-10T15:53:00Z"/>
          <w:rFonts w:ascii="Garamond" w:hAnsi="Garamond"/>
          <w:b/>
        </w:rPr>
        <w:pPrChange w:id="33" w:author="gaurav sood" w:date="2013-10-10T15:53:00Z">
          <w:pPr>
            <w:jc w:val="center"/>
            <w:outlineLvl w:val="0"/>
          </w:pPr>
        </w:pPrChange>
      </w:pPr>
      <w:ins w:id="34" w:author="gaurav sood" w:date="2013-10-10T15:53:00Z">
        <w:r>
          <w:rPr>
            <w:rFonts w:ascii="Garamond" w:hAnsi="Garamond"/>
            <w:b/>
          </w:rPr>
          <w:t>I agree to participate</w:t>
        </w:r>
      </w:ins>
    </w:p>
    <w:p w14:paraId="02F2735F" w14:textId="0DAAD141" w:rsidR="0032728D" w:rsidRDefault="0032728D" w:rsidP="0032728D">
      <w:pPr>
        <w:outlineLvl w:val="0"/>
        <w:rPr>
          <w:ins w:id="35" w:author="gaurav sood" w:date="2013-10-10T15:52:00Z"/>
          <w:rFonts w:ascii="Garamond" w:hAnsi="Garamond"/>
          <w:b/>
        </w:rPr>
        <w:pPrChange w:id="36" w:author="gaurav sood" w:date="2013-10-10T15:53:00Z">
          <w:pPr>
            <w:jc w:val="center"/>
            <w:outlineLvl w:val="0"/>
          </w:pPr>
        </w:pPrChange>
      </w:pPr>
      <w:ins w:id="37" w:author="gaurav sood" w:date="2013-10-10T15:53:00Z">
        <w:r>
          <w:rPr>
            <w:rFonts w:ascii="Garamond" w:hAnsi="Garamond"/>
            <w:b/>
          </w:rPr>
          <w:t>I decline to participate</w:t>
        </w:r>
      </w:ins>
    </w:p>
    <w:p w14:paraId="569BAD93" w14:textId="77777777" w:rsidR="003927D3" w:rsidRDefault="003927D3">
      <w:pPr>
        <w:rPr>
          <w:ins w:id="38" w:author="gaurav sood" w:date="2013-10-10T15:52:00Z"/>
          <w:rFonts w:ascii="Garamond" w:hAnsi="Garamond"/>
          <w:b/>
        </w:rPr>
      </w:pPr>
      <w:ins w:id="39" w:author="gaurav sood" w:date="2013-10-10T15:52:00Z">
        <w:r>
          <w:rPr>
            <w:rFonts w:ascii="Garamond" w:hAnsi="Garamond"/>
            <w:b/>
          </w:rPr>
          <w:br w:type="page"/>
        </w:r>
      </w:ins>
    </w:p>
    <w:p w14:paraId="116F83F8" w14:textId="011D2832" w:rsidR="0049542A" w:rsidRPr="00104304" w:rsidRDefault="007B4254" w:rsidP="00104304">
      <w:pPr>
        <w:jc w:val="center"/>
        <w:outlineLvl w:val="0"/>
        <w:rPr>
          <w:rFonts w:ascii="Garamond" w:hAnsi="Garamond"/>
          <w:b/>
        </w:rPr>
      </w:pPr>
      <w:r>
        <w:rPr>
          <w:rFonts w:ascii="Garamond" w:hAnsi="Garamond"/>
          <w:b/>
        </w:rPr>
        <w:lastRenderedPageBreak/>
        <w:t xml:space="preserve">Instructions and </w:t>
      </w:r>
      <w:r w:rsidR="0049542A" w:rsidRPr="00104304">
        <w:rPr>
          <w:rFonts w:ascii="Garamond" w:hAnsi="Garamond"/>
          <w:b/>
        </w:rPr>
        <w:t>Experimental Stimuli</w:t>
      </w:r>
    </w:p>
    <w:p w14:paraId="5B2ABBB2" w14:textId="77777777" w:rsidR="0049542A" w:rsidRPr="00104304" w:rsidRDefault="0049542A" w:rsidP="004E22B4">
      <w:pPr>
        <w:rPr>
          <w:rFonts w:ascii="Garamond" w:hAnsi="Garamond"/>
        </w:rPr>
      </w:pPr>
    </w:p>
    <w:p w14:paraId="4E50FE99" w14:textId="4EFDE571" w:rsidR="00291AE4" w:rsidRPr="001C1F51" w:rsidRDefault="00B9596C" w:rsidP="00291AE4">
      <w:pPr>
        <w:tabs>
          <w:tab w:val="left" w:pos="450"/>
        </w:tabs>
        <w:rPr>
          <w:rFonts w:ascii="Garamond" w:hAnsi="Garamond"/>
          <w:i/>
        </w:rPr>
      </w:pPr>
      <w:r>
        <w:rPr>
          <w:rFonts w:ascii="Garamond" w:hAnsi="Garamond"/>
          <w:i/>
        </w:rPr>
        <w:t>Accuracy Incentive</w:t>
      </w:r>
      <w:r w:rsidR="00291AE4" w:rsidRPr="001C1F51">
        <w:rPr>
          <w:rFonts w:ascii="Garamond" w:hAnsi="Garamond"/>
          <w:i/>
        </w:rPr>
        <w:t>:</w:t>
      </w:r>
    </w:p>
    <w:p w14:paraId="2E86E7D5" w14:textId="33F5424C" w:rsidR="00EB68AB" w:rsidRDefault="00EB68AB" w:rsidP="00291AE4">
      <w:pPr>
        <w:spacing w:afterLines="100" w:after="240"/>
        <w:ind w:rightChars="100" w:right="240"/>
        <w:rPr>
          <w:ins w:id="40" w:author="gaurav sood" w:date="2013-10-10T15:56:00Z"/>
          <w:rFonts w:ascii="Garamond" w:hAnsi="Garamond"/>
        </w:rPr>
      </w:pPr>
      <w:ins w:id="41" w:author="gaurav sood" w:date="2013-10-10T15:56:00Z">
        <w:r>
          <w:rPr>
            <w:rFonts w:ascii="Garamond" w:hAnsi="Garamond"/>
          </w:rPr>
          <w:t>Look u</w:t>
        </w:r>
        <w:r w:rsidR="000E51BE">
          <w:rPr>
            <w:rFonts w:ascii="Garamond" w:hAnsi="Garamond"/>
          </w:rPr>
          <w:t>p the wording by Bullock et al.</w:t>
        </w:r>
      </w:ins>
      <w:ins w:id="42" w:author="gaurav sood" w:date="2013-10-10T15:57:00Z">
        <w:r w:rsidR="000E51BE">
          <w:rPr>
            <w:rFonts w:ascii="Garamond" w:hAnsi="Garamond"/>
          </w:rPr>
          <w:t xml:space="preserve">, which is not great but a </w:t>
        </w:r>
        <w:proofErr w:type="spellStart"/>
        <w:r w:rsidR="000E51BE">
          <w:rPr>
            <w:rFonts w:ascii="Garamond" w:hAnsi="Garamond"/>
          </w:rPr>
          <w:t>start.</w:t>
        </w:r>
      </w:ins>
      <w:ins w:id="43" w:author="gaurav sood" w:date="2013-10-10T15:56:00Z">
        <w:r>
          <w:rPr>
            <w:rFonts w:ascii="Garamond" w:hAnsi="Garamond"/>
          </w:rPr>
          <w:t>You</w:t>
        </w:r>
        <w:proofErr w:type="spellEnd"/>
        <w:r>
          <w:rPr>
            <w:rFonts w:ascii="Garamond" w:hAnsi="Garamond"/>
          </w:rPr>
          <w:t xml:space="preserve"> need to reassure people that their money for </w:t>
        </w:r>
        <w:proofErr w:type="spellStart"/>
        <w:r>
          <w:rPr>
            <w:rFonts w:ascii="Garamond" w:hAnsi="Garamond"/>
          </w:rPr>
          <w:t>finishin</w:t>
        </w:r>
        <w:proofErr w:type="spellEnd"/>
        <w:r>
          <w:rPr>
            <w:rFonts w:ascii="Garamond" w:hAnsi="Garamond"/>
          </w:rPr>
          <w:t xml:space="preserve"> the survey</w:t>
        </w:r>
      </w:ins>
      <w:ins w:id="44" w:author="gaurav sood" w:date="2013-10-10T15:57:00Z">
        <w:r>
          <w:rPr>
            <w:rFonts w:ascii="Garamond" w:hAnsi="Garamond"/>
          </w:rPr>
          <w:t xml:space="preserve"> is in the bank. This is all extra.</w:t>
        </w:r>
      </w:ins>
    </w:p>
    <w:p w14:paraId="1444215B" w14:textId="67228D0B" w:rsidR="00291AE4" w:rsidRDefault="00D61F78" w:rsidP="00291AE4">
      <w:pPr>
        <w:spacing w:afterLines="100" w:after="240"/>
        <w:ind w:rightChars="100" w:right="240"/>
        <w:rPr>
          <w:rFonts w:ascii="Garamond" w:hAnsi="Garamond"/>
        </w:rPr>
      </w:pPr>
      <w:r>
        <w:rPr>
          <w:rFonts w:ascii="Garamond" w:hAnsi="Garamond"/>
        </w:rPr>
        <w:t xml:space="preserve">We will pay you extra </w:t>
      </w:r>
      <w:r w:rsidR="00B602B9">
        <w:rPr>
          <w:rFonts w:ascii="Garamond" w:hAnsi="Garamond"/>
        </w:rPr>
        <w:t xml:space="preserve">money </w:t>
      </w:r>
      <w:r w:rsidR="00291AE4" w:rsidRPr="009371EF">
        <w:rPr>
          <w:rFonts w:ascii="Garamond" w:hAnsi="Garamond"/>
        </w:rPr>
        <w:t>for answering questions correctly. You will earn</w:t>
      </w:r>
      <w:r w:rsidR="00A71FD8">
        <w:rPr>
          <w:rFonts w:ascii="Garamond" w:hAnsi="Garamond"/>
        </w:rPr>
        <w:t xml:space="preserve"> an extra</w:t>
      </w:r>
      <w:r w:rsidR="00291AE4" w:rsidRPr="009371EF">
        <w:rPr>
          <w:rFonts w:ascii="Garamond" w:hAnsi="Garamond"/>
        </w:rPr>
        <w:t xml:space="preserve"> </w:t>
      </w:r>
      <w:r w:rsidR="00291AE4">
        <w:rPr>
          <w:rFonts w:ascii="Garamond" w:hAnsi="Garamond"/>
        </w:rPr>
        <w:t>X</w:t>
      </w:r>
      <w:r w:rsidR="00291AE4" w:rsidRPr="009371EF">
        <w:rPr>
          <w:rFonts w:ascii="Garamond" w:hAnsi="Garamond"/>
        </w:rPr>
        <w:t xml:space="preserve"> for every correct answer you give. So, if you answer 3 of the </w:t>
      </w:r>
      <w:r w:rsidR="00291AE4">
        <w:rPr>
          <w:rFonts w:ascii="Garamond" w:hAnsi="Garamond"/>
        </w:rPr>
        <w:t>Y</w:t>
      </w:r>
      <w:r w:rsidR="00291AE4" w:rsidRPr="009371EF">
        <w:rPr>
          <w:rFonts w:ascii="Garamond" w:hAnsi="Garamond"/>
        </w:rPr>
        <w:t xml:space="preserve"> questions correctly, you will earn </w:t>
      </w:r>
      <w:r w:rsidR="00291AE4">
        <w:rPr>
          <w:rFonts w:ascii="Garamond" w:hAnsi="Garamond"/>
        </w:rPr>
        <w:t>Z</w:t>
      </w:r>
      <w:r w:rsidR="00291AE4" w:rsidRPr="009371EF">
        <w:rPr>
          <w:rFonts w:ascii="Garamond" w:hAnsi="Garamond"/>
        </w:rPr>
        <w:t xml:space="preserve">. If you answer all </w:t>
      </w:r>
      <w:r w:rsidR="00291AE4">
        <w:rPr>
          <w:rFonts w:ascii="Garamond" w:hAnsi="Garamond"/>
        </w:rPr>
        <w:t>Y</w:t>
      </w:r>
      <w:r w:rsidR="00291AE4" w:rsidRPr="009371EF">
        <w:rPr>
          <w:rFonts w:ascii="Garamond" w:hAnsi="Garamond"/>
        </w:rPr>
        <w:t xml:space="preserve"> questions correctly, you will earn </w:t>
      </w:r>
      <w:r w:rsidR="00291AE4">
        <w:rPr>
          <w:rFonts w:ascii="Garamond" w:hAnsi="Garamond"/>
        </w:rPr>
        <w:t>W</w:t>
      </w:r>
      <w:r w:rsidR="00291AE4" w:rsidRPr="009371EF">
        <w:rPr>
          <w:rFonts w:ascii="Garamond" w:hAnsi="Garamond"/>
        </w:rPr>
        <w:t xml:space="preserve">. The more questions you answer correctly, the more you will earn. </w:t>
      </w:r>
      <w:r w:rsidR="006344CF">
        <w:rPr>
          <w:rFonts w:ascii="Garamond" w:hAnsi="Garamond"/>
        </w:rPr>
        <w:t xml:space="preserve">This will be in addition to what you make for performing this </w:t>
      </w:r>
      <w:r w:rsidR="00881B41">
        <w:rPr>
          <w:rFonts w:ascii="Garamond" w:hAnsi="Garamond"/>
        </w:rPr>
        <w:t>task</w:t>
      </w:r>
      <w:r w:rsidR="006344CF">
        <w:rPr>
          <w:rFonts w:ascii="Garamond" w:hAnsi="Garamond"/>
        </w:rPr>
        <w:t xml:space="preserve">. </w:t>
      </w:r>
      <w:r w:rsidR="00291AE4" w:rsidRPr="009371EF">
        <w:rPr>
          <w:rFonts w:ascii="Garamond" w:hAnsi="Garamond"/>
        </w:rPr>
        <w:t>At the end of this study, you will see a summary of how many questions you answered correctly.</w:t>
      </w:r>
    </w:p>
    <w:p w14:paraId="7BF00C44" w14:textId="77777777" w:rsidR="00403E12" w:rsidRPr="00403E12" w:rsidRDefault="00403E12" w:rsidP="00104304">
      <w:pPr>
        <w:tabs>
          <w:tab w:val="left" w:pos="450"/>
        </w:tabs>
        <w:rPr>
          <w:rFonts w:ascii="Garamond" w:hAnsi="Garamond"/>
          <w:i/>
        </w:rPr>
      </w:pPr>
      <w:r w:rsidRPr="00403E12">
        <w:rPr>
          <w:rFonts w:ascii="Garamond" w:hAnsi="Garamond"/>
          <w:i/>
        </w:rPr>
        <w:t>Common Instructions:</w:t>
      </w:r>
    </w:p>
    <w:p w14:paraId="10F1D17B" w14:textId="532A147C" w:rsidR="00104304" w:rsidRDefault="00104304" w:rsidP="00104304">
      <w:pPr>
        <w:tabs>
          <w:tab w:val="left" w:pos="450"/>
        </w:tabs>
        <w:rPr>
          <w:rFonts w:ascii="Garamond" w:hAnsi="Garamond"/>
        </w:rPr>
      </w:pPr>
      <w:r>
        <w:rPr>
          <w:rFonts w:ascii="Garamond" w:hAnsi="Garamond"/>
        </w:rPr>
        <w:t xml:space="preserve">A </w:t>
      </w:r>
      <w:r w:rsidRPr="00104304">
        <w:rPr>
          <w:rFonts w:ascii="Garamond" w:hAnsi="Garamond"/>
        </w:rPr>
        <w:t>city government was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were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1909B6">
        <w:rPr>
          <w:rFonts w:ascii="Garamond" w:hAnsi="Garamond"/>
        </w:rPr>
        <w:t>would</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r w:rsidR="00244F16">
        <w:rPr>
          <w:rFonts w:ascii="Garamond" w:hAnsi="Garamond"/>
        </w:rPr>
        <w:t xml:space="preserve"> </w:t>
      </w:r>
      <w:r w:rsidRPr="00104304">
        <w:rPr>
          <w:rFonts w:ascii="Garamond" w:hAnsi="Garamond"/>
        </w:rPr>
        <w:t>To address this question, researchers divided cities into two groups: one consisting of cities that had recently enacted bans on concealed weapons and another that had no such bans. They then observed the number of cities that experienced decreases in crime and those that experienced increases in crime</w:t>
      </w:r>
      <w:r w:rsidR="00244F16">
        <w:rPr>
          <w:rFonts w:ascii="Garamond" w:hAnsi="Garamond"/>
        </w:rPr>
        <w:t xml:space="preserve"> </w:t>
      </w:r>
      <w:r w:rsidRPr="00104304">
        <w:rPr>
          <w:rFonts w:ascii="Garamond" w:hAnsi="Garamond"/>
        </w:rPr>
        <w:t>in the next year.</w:t>
      </w:r>
      <w:r w:rsidR="001909B6">
        <w:rPr>
          <w:rFonts w:ascii="Garamond" w:hAnsi="Garamond"/>
        </w:rPr>
        <w:t xml:space="preserve"> Here are the results of the study</w:t>
      </w:r>
      <w:r w:rsidR="00613953">
        <w:rPr>
          <w:rFonts w:ascii="Garamond" w:hAnsi="Garamond"/>
        </w:rPr>
        <w:t>…</w:t>
      </w:r>
    </w:p>
    <w:p w14:paraId="14A64627" w14:textId="4B667AFC" w:rsidR="00863A15" w:rsidRPr="00FD1AD6" w:rsidRDefault="00863A15">
      <w:pPr>
        <w:rPr>
          <w:rFonts w:ascii="Garamond" w:hAnsi="Garamond"/>
        </w:rPr>
      </w:pPr>
    </w:p>
    <w:p w14:paraId="723D9CB1" w14:textId="7D3C7D77" w:rsidR="005F46E7" w:rsidRPr="004C73E8" w:rsidRDefault="00026D01" w:rsidP="004C73E8">
      <w:pPr>
        <w:tabs>
          <w:tab w:val="left" w:pos="450"/>
        </w:tabs>
        <w:rPr>
          <w:rFonts w:ascii="Garamond" w:hAnsi="Garamond"/>
          <w:i/>
        </w:rPr>
      </w:pPr>
      <w:commentRangeStart w:id="45"/>
      <w:r w:rsidRPr="00026D01">
        <w:rPr>
          <w:rFonts w:ascii="Garamond" w:hAnsi="Garamond"/>
          <w:i/>
        </w:rPr>
        <w:t>Experimental Stimuli:</w:t>
      </w:r>
      <w:commentRangeEnd w:id="45"/>
      <w:r w:rsidR="00CB3F7F">
        <w:rPr>
          <w:rStyle w:val="CommentReference"/>
        </w:rPr>
        <w:commentReference w:id="45"/>
      </w:r>
    </w:p>
    <w:p w14:paraId="614625BE" w14:textId="666CB47F" w:rsidR="005302AD" w:rsidRPr="00104304" w:rsidRDefault="005A4A06" w:rsidP="00104304">
      <w:pPr>
        <w:outlineLvl w:val="0"/>
        <w:rPr>
          <w:rFonts w:ascii="Garamond" w:hAnsi="Garamond"/>
        </w:rPr>
      </w:pPr>
      <w:r>
        <w:rPr>
          <w:rFonts w:ascii="Garamond" w:hAnsi="Garamond"/>
        </w:rPr>
        <w:t xml:space="preserve">1. </w:t>
      </w:r>
      <w:r w:rsidR="00424E15">
        <w:rPr>
          <w:rFonts w:ascii="Garamond" w:hAnsi="Garamond"/>
        </w:rPr>
        <w:t xml:space="preserve">Democrat </w:t>
      </w:r>
      <w:r w:rsidR="00C027E1">
        <w:rPr>
          <w:rFonts w:ascii="Garamond" w:hAnsi="Garamond"/>
        </w:rPr>
        <w:t>Congenial</w:t>
      </w:r>
      <w:r w:rsidR="00F8049B">
        <w:rPr>
          <w:rFonts w:ascii="Garamond" w:hAnsi="Garamond"/>
        </w:rPr>
        <w:t xml:space="preserve"> &amp; Easy</w:t>
      </w:r>
    </w:p>
    <w:tbl>
      <w:tblPr>
        <w:tblStyle w:val="TableGrid"/>
        <w:tblW w:w="0" w:type="auto"/>
        <w:tblLook w:val="0420" w:firstRow="1" w:lastRow="0" w:firstColumn="0" w:lastColumn="0" w:noHBand="0" w:noVBand="1"/>
      </w:tblPr>
      <w:tblGrid>
        <w:gridCol w:w="3168"/>
        <w:gridCol w:w="2064"/>
        <w:gridCol w:w="1986"/>
      </w:tblGrid>
      <w:tr w:rsidR="00652583" w:rsidRPr="00104304" w14:paraId="47CD45CB" w14:textId="77777777" w:rsidTr="00311EF0">
        <w:trPr>
          <w:trHeight w:val="720"/>
        </w:trPr>
        <w:tc>
          <w:tcPr>
            <w:tcW w:w="3168" w:type="dxa"/>
            <w:hideMark/>
          </w:tcPr>
          <w:p w14:paraId="5A427508" w14:textId="77777777" w:rsidR="004E22B4" w:rsidRPr="00041CD6" w:rsidRDefault="004E22B4" w:rsidP="004E22B4">
            <w:pPr>
              <w:rPr>
                <w:rFonts w:ascii="Garamond" w:hAnsi="Garamond"/>
              </w:rPr>
            </w:pPr>
          </w:p>
        </w:tc>
        <w:tc>
          <w:tcPr>
            <w:tcW w:w="2064" w:type="dxa"/>
            <w:hideMark/>
          </w:tcPr>
          <w:p w14:paraId="4290AC9E" w14:textId="311B041A" w:rsidR="005A4A06" w:rsidRPr="00041CD6" w:rsidRDefault="007B590C" w:rsidP="004E22B4">
            <w:pPr>
              <w:rPr>
                <w:rFonts w:ascii="Garamond" w:hAnsi="Garamond"/>
              </w:rPr>
            </w:pPr>
            <w:r>
              <w:rPr>
                <w:rFonts w:ascii="Garamond" w:hAnsi="Garamond"/>
                <w:bCs/>
              </w:rPr>
              <w:t>Increase</w:t>
            </w:r>
            <w:r w:rsidR="00652583">
              <w:rPr>
                <w:rFonts w:ascii="Garamond" w:hAnsi="Garamond"/>
                <w:bCs/>
              </w:rPr>
              <w:t xml:space="preserve"> in crime</w:t>
            </w:r>
          </w:p>
        </w:tc>
        <w:tc>
          <w:tcPr>
            <w:tcW w:w="1986" w:type="dxa"/>
            <w:hideMark/>
          </w:tcPr>
          <w:p w14:paraId="433AF4C7" w14:textId="1BD0E4E7" w:rsidR="005A4A06" w:rsidRPr="00041CD6" w:rsidRDefault="007B590C" w:rsidP="007B590C">
            <w:pPr>
              <w:rPr>
                <w:rFonts w:ascii="Garamond" w:hAnsi="Garamond"/>
              </w:rPr>
            </w:pPr>
            <w:r>
              <w:rPr>
                <w:rFonts w:ascii="Garamond" w:hAnsi="Garamond"/>
                <w:bCs/>
              </w:rPr>
              <w:t>De</w:t>
            </w:r>
            <w:r w:rsidR="00652583">
              <w:rPr>
                <w:rFonts w:ascii="Garamond" w:hAnsi="Garamond"/>
                <w:bCs/>
              </w:rPr>
              <w:t>crease in crime</w:t>
            </w:r>
          </w:p>
        </w:tc>
      </w:tr>
      <w:tr w:rsidR="00652583" w:rsidRPr="00104304" w14:paraId="0CBC4F8A" w14:textId="77777777" w:rsidTr="00311EF0">
        <w:trPr>
          <w:trHeight w:val="720"/>
        </w:trPr>
        <w:tc>
          <w:tcPr>
            <w:tcW w:w="3168" w:type="dxa"/>
            <w:hideMark/>
          </w:tcPr>
          <w:p w14:paraId="28FB4BDF" w14:textId="2D01335A" w:rsidR="005A4A06" w:rsidRPr="00041CD6" w:rsidRDefault="00041CD6" w:rsidP="004E22B4">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B9A7CA8" w14:textId="7042C940" w:rsidR="005A4A06" w:rsidRPr="00041CD6" w:rsidRDefault="00626A63" w:rsidP="004E22B4">
            <w:pPr>
              <w:rPr>
                <w:rFonts w:ascii="Garamond" w:hAnsi="Garamond"/>
              </w:rPr>
            </w:pPr>
            <w:r w:rsidRPr="00041CD6">
              <w:rPr>
                <w:rFonts w:ascii="Garamond" w:hAnsi="Garamond"/>
              </w:rPr>
              <w:t>107</w:t>
            </w:r>
            <w:r w:rsidR="004E22B4" w:rsidRPr="00041CD6">
              <w:rPr>
                <w:rFonts w:ascii="Garamond" w:hAnsi="Garamond"/>
              </w:rPr>
              <w:t xml:space="preserve"> cities</w:t>
            </w:r>
          </w:p>
        </w:tc>
        <w:tc>
          <w:tcPr>
            <w:tcW w:w="1986" w:type="dxa"/>
            <w:hideMark/>
          </w:tcPr>
          <w:p w14:paraId="00AD2049" w14:textId="77777777" w:rsidR="005A4A06" w:rsidRPr="00041CD6" w:rsidRDefault="004E22B4" w:rsidP="004E22B4">
            <w:pPr>
              <w:rPr>
                <w:rFonts w:ascii="Garamond" w:hAnsi="Garamond"/>
              </w:rPr>
            </w:pPr>
            <w:r w:rsidRPr="00041CD6">
              <w:rPr>
                <w:rFonts w:ascii="Garamond" w:hAnsi="Garamond"/>
              </w:rPr>
              <w:t>75 cities</w:t>
            </w:r>
          </w:p>
        </w:tc>
      </w:tr>
      <w:tr w:rsidR="00652583" w:rsidRPr="00104304" w14:paraId="48BD77E3" w14:textId="77777777" w:rsidTr="00311EF0">
        <w:trPr>
          <w:trHeight w:val="720"/>
        </w:trPr>
        <w:tc>
          <w:tcPr>
            <w:tcW w:w="3168" w:type="dxa"/>
            <w:hideMark/>
          </w:tcPr>
          <w:p w14:paraId="2F440B65" w14:textId="221BC316" w:rsidR="00041CD6" w:rsidRPr="00041CD6" w:rsidRDefault="00041CD6" w:rsidP="004E22B4">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w:t>
            </w:r>
            <w:r w:rsidR="00CF22F3">
              <w:rPr>
                <w:rFonts w:ascii="Garamond" w:hAnsi="Garamond"/>
                <w:u w:val="single"/>
              </w:rPr>
              <w:t xml:space="preserve">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075F1C0" w14:textId="35DCC7F6" w:rsidR="00041CD6" w:rsidRPr="00041CD6" w:rsidRDefault="00041CD6" w:rsidP="004E22B4">
            <w:pPr>
              <w:rPr>
                <w:rFonts w:ascii="Garamond" w:hAnsi="Garamond"/>
              </w:rPr>
            </w:pPr>
            <w:r w:rsidRPr="00041CD6">
              <w:rPr>
                <w:rFonts w:ascii="Garamond" w:hAnsi="Garamond"/>
              </w:rPr>
              <w:t>223 cities</w:t>
            </w:r>
          </w:p>
        </w:tc>
        <w:tc>
          <w:tcPr>
            <w:tcW w:w="1986" w:type="dxa"/>
            <w:hideMark/>
          </w:tcPr>
          <w:p w14:paraId="27C842F5" w14:textId="77777777" w:rsidR="00041CD6" w:rsidRPr="00041CD6" w:rsidRDefault="00041CD6" w:rsidP="004E22B4">
            <w:pPr>
              <w:rPr>
                <w:rFonts w:ascii="Garamond" w:hAnsi="Garamond"/>
              </w:rPr>
            </w:pPr>
            <w:r w:rsidRPr="00041CD6">
              <w:rPr>
                <w:rFonts w:ascii="Garamond" w:hAnsi="Garamond"/>
              </w:rPr>
              <w:t>21 cities</w:t>
            </w:r>
          </w:p>
        </w:tc>
      </w:tr>
    </w:tbl>
    <w:p w14:paraId="27AD12DD" w14:textId="77777777" w:rsidR="00D028A9" w:rsidRPr="00104304" w:rsidRDefault="00D028A9">
      <w:pPr>
        <w:rPr>
          <w:rFonts w:ascii="Garamond" w:hAnsi="Garamond"/>
        </w:rPr>
      </w:pPr>
    </w:p>
    <w:p w14:paraId="1488274C" w14:textId="2C475884" w:rsidR="00424E15" w:rsidRPr="00104304" w:rsidRDefault="00B07869" w:rsidP="00424E15">
      <w:pPr>
        <w:outlineLvl w:val="0"/>
        <w:rPr>
          <w:rFonts w:ascii="Garamond" w:hAnsi="Garamond"/>
        </w:rPr>
      </w:pPr>
      <w:r>
        <w:rPr>
          <w:rFonts w:ascii="Garamond" w:hAnsi="Garamond"/>
        </w:rPr>
        <w:t xml:space="preserve">2. </w:t>
      </w:r>
      <w:r w:rsidR="00424E15">
        <w:rPr>
          <w:rFonts w:ascii="Garamond" w:hAnsi="Garamond"/>
        </w:rPr>
        <w:t>Republican Congenial</w:t>
      </w:r>
      <w:r w:rsidR="00F8049B">
        <w:rPr>
          <w:rFonts w:ascii="Garamond" w:hAnsi="Garamond"/>
        </w:rPr>
        <w:t xml:space="preserve"> &amp; Easy</w:t>
      </w:r>
    </w:p>
    <w:tbl>
      <w:tblPr>
        <w:tblStyle w:val="TableGrid"/>
        <w:tblW w:w="0" w:type="auto"/>
        <w:tblLook w:val="0420" w:firstRow="1" w:lastRow="0" w:firstColumn="0" w:lastColumn="0" w:noHBand="0" w:noVBand="1"/>
      </w:tblPr>
      <w:tblGrid>
        <w:gridCol w:w="3168"/>
        <w:gridCol w:w="2064"/>
        <w:gridCol w:w="1986"/>
      </w:tblGrid>
      <w:tr w:rsidR="00424E15" w:rsidRPr="00104304" w14:paraId="1B0CCCBE" w14:textId="77777777" w:rsidTr="005A4A06">
        <w:trPr>
          <w:trHeight w:val="720"/>
        </w:trPr>
        <w:tc>
          <w:tcPr>
            <w:tcW w:w="3168" w:type="dxa"/>
            <w:hideMark/>
          </w:tcPr>
          <w:p w14:paraId="46584A7A" w14:textId="77777777" w:rsidR="00424E15" w:rsidRPr="00041CD6" w:rsidRDefault="00424E15" w:rsidP="005A4A06">
            <w:pPr>
              <w:rPr>
                <w:rFonts w:ascii="Garamond" w:hAnsi="Garamond"/>
              </w:rPr>
            </w:pPr>
          </w:p>
        </w:tc>
        <w:tc>
          <w:tcPr>
            <w:tcW w:w="2064" w:type="dxa"/>
            <w:hideMark/>
          </w:tcPr>
          <w:p w14:paraId="442E092E" w14:textId="5D4E41C6" w:rsidR="00424E15" w:rsidRPr="00041CD6" w:rsidRDefault="00780AA5" w:rsidP="005A4A06">
            <w:pPr>
              <w:rPr>
                <w:rFonts w:ascii="Garamond" w:hAnsi="Garamond"/>
              </w:rPr>
            </w:pPr>
            <w:r>
              <w:rPr>
                <w:rFonts w:ascii="Garamond" w:hAnsi="Garamond"/>
                <w:bCs/>
              </w:rPr>
              <w:t>De</w:t>
            </w:r>
            <w:r w:rsidR="00171197">
              <w:rPr>
                <w:rFonts w:ascii="Garamond" w:hAnsi="Garamond"/>
                <w:bCs/>
              </w:rPr>
              <w:t>crease</w:t>
            </w:r>
            <w:r w:rsidR="00424E15">
              <w:rPr>
                <w:rFonts w:ascii="Garamond" w:hAnsi="Garamond"/>
                <w:bCs/>
              </w:rPr>
              <w:t xml:space="preserve"> in crime</w:t>
            </w:r>
          </w:p>
        </w:tc>
        <w:tc>
          <w:tcPr>
            <w:tcW w:w="1986" w:type="dxa"/>
            <w:hideMark/>
          </w:tcPr>
          <w:p w14:paraId="352301E7" w14:textId="51108E01" w:rsidR="00424E15" w:rsidRPr="00041CD6" w:rsidRDefault="00780AA5" w:rsidP="005A4A06">
            <w:pPr>
              <w:rPr>
                <w:rFonts w:ascii="Garamond" w:hAnsi="Garamond"/>
              </w:rPr>
            </w:pPr>
            <w:r>
              <w:rPr>
                <w:rFonts w:ascii="Garamond" w:hAnsi="Garamond"/>
                <w:bCs/>
              </w:rPr>
              <w:t>In</w:t>
            </w:r>
            <w:r w:rsidR="00171197">
              <w:rPr>
                <w:rFonts w:ascii="Garamond" w:hAnsi="Garamond"/>
                <w:bCs/>
              </w:rPr>
              <w:t>crease</w:t>
            </w:r>
            <w:r w:rsidR="00424E15">
              <w:rPr>
                <w:rFonts w:ascii="Garamond" w:hAnsi="Garamond"/>
                <w:bCs/>
              </w:rPr>
              <w:t xml:space="preserve"> in crime</w:t>
            </w:r>
          </w:p>
        </w:tc>
      </w:tr>
      <w:tr w:rsidR="00424E15" w:rsidRPr="00104304" w14:paraId="436E0AAC" w14:textId="77777777" w:rsidTr="005A4A06">
        <w:trPr>
          <w:trHeight w:val="720"/>
        </w:trPr>
        <w:tc>
          <w:tcPr>
            <w:tcW w:w="3168" w:type="dxa"/>
            <w:hideMark/>
          </w:tcPr>
          <w:p w14:paraId="551755FC" w14:textId="77777777" w:rsidR="00424E15" w:rsidRPr="00041CD6" w:rsidRDefault="00424E15" w:rsidP="005A4A06">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B4A90E4" w14:textId="77777777" w:rsidR="00424E15" w:rsidRPr="00041CD6" w:rsidRDefault="00424E15" w:rsidP="005A4A06">
            <w:pPr>
              <w:rPr>
                <w:rFonts w:ascii="Garamond" w:hAnsi="Garamond"/>
              </w:rPr>
            </w:pPr>
            <w:r w:rsidRPr="00041CD6">
              <w:rPr>
                <w:rFonts w:ascii="Garamond" w:hAnsi="Garamond"/>
              </w:rPr>
              <w:t>107 cities</w:t>
            </w:r>
          </w:p>
        </w:tc>
        <w:tc>
          <w:tcPr>
            <w:tcW w:w="1986" w:type="dxa"/>
            <w:hideMark/>
          </w:tcPr>
          <w:p w14:paraId="76A56DB1" w14:textId="77777777" w:rsidR="00424E15" w:rsidRPr="00041CD6" w:rsidRDefault="00424E15" w:rsidP="005A4A06">
            <w:pPr>
              <w:rPr>
                <w:rFonts w:ascii="Garamond" w:hAnsi="Garamond"/>
              </w:rPr>
            </w:pPr>
            <w:r w:rsidRPr="00041CD6">
              <w:rPr>
                <w:rFonts w:ascii="Garamond" w:hAnsi="Garamond"/>
              </w:rPr>
              <w:t>75 cities</w:t>
            </w:r>
          </w:p>
        </w:tc>
      </w:tr>
      <w:tr w:rsidR="00424E15" w:rsidRPr="00104304" w14:paraId="152B5DA4" w14:textId="77777777" w:rsidTr="005A4A06">
        <w:trPr>
          <w:trHeight w:val="720"/>
        </w:trPr>
        <w:tc>
          <w:tcPr>
            <w:tcW w:w="3168" w:type="dxa"/>
            <w:hideMark/>
          </w:tcPr>
          <w:p w14:paraId="6F9C4D8F" w14:textId="77777777" w:rsidR="00424E15" w:rsidRPr="00041CD6" w:rsidRDefault="00424E15" w:rsidP="005A4A06">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A58686D" w14:textId="77777777" w:rsidR="00424E15" w:rsidRPr="00041CD6" w:rsidRDefault="00424E15" w:rsidP="005A4A06">
            <w:pPr>
              <w:rPr>
                <w:rFonts w:ascii="Garamond" w:hAnsi="Garamond"/>
              </w:rPr>
            </w:pPr>
            <w:r w:rsidRPr="00041CD6">
              <w:rPr>
                <w:rFonts w:ascii="Garamond" w:hAnsi="Garamond"/>
              </w:rPr>
              <w:t>223 cities</w:t>
            </w:r>
          </w:p>
        </w:tc>
        <w:tc>
          <w:tcPr>
            <w:tcW w:w="1986" w:type="dxa"/>
            <w:hideMark/>
          </w:tcPr>
          <w:p w14:paraId="0CAAF2A5" w14:textId="77777777" w:rsidR="00424E15" w:rsidRPr="00041CD6" w:rsidRDefault="00424E15" w:rsidP="005A4A06">
            <w:pPr>
              <w:rPr>
                <w:rFonts w:ascii="Garamond" w:hAnsi="Garamond"/>
              </w:rPr>
            </w:pPr>
            <w:r w:rsidRPr="00041CD6">
              <w:rPr>
                <w:rFonts w:ascii="Garamond" w:hAnsi="Garamond"/>
              </w:rPr>
              <w:t>21 cities</w:t>
            </w:r>
          </w:p>
        </w:tc>
      </w:tr>
    </w:tbl>
    <w:p w14:paraId="29DECA05" w14:textId="77777777" w:rsidR="005302AD" w:rsidRPr="00104304" w:rsidRDefault="005302AD">
      <w:pPr>
        <w:rPr>
          <w:rFonts w:ascii="Garamond" w:hAnsi="Garamond"/>
        </w:rPr>
      </w:pPr>
    </w:p>
    <w:p w14:paraId="46B73B7D" w14:textId="4CD6F6C9" w:rsidR="005302AD" w:rsidRPr="00104304" w:rsidRDefault="00F8049B" w:rsidP="00104304">
      <w:pPr>
        <w:outlineLvl w:val="0"/>
        <w:rPr>
          <w:rFonts w:ascii="Garamond" w:hAnsi="Garamond"/>
        </w:rPr>
      </w:pPr>
      <w:r>
        <w:rPr>
          <w:rFonts w:ascii="Garamond" w:hAnsi="Garamond"/>
        </w:rPr>
        <w:t xml:space="preserve">3. </w:t>
      </w:r>
      <w:r w:rsidR="00424E15">
        <w:rPr>
          <w:rFonts w:ascii="Garamond" w:hAnsi="Garamond"/>
        </w:rPr>
        <w:t>Democrat Congenial</w:t>
      </w:r>
      <w:r>
        <w:rPr>
          <w:rFonts w:ascii="Garamond" w:hAnsi="Garamond"/>
        </w:rPr>
        <w:t xml:space="preserve"> &amp; Hard</w:t>
      </w:r>
    </w:p>
    <w:tbl>
      <w:tblPr>
        <w:tblStyle w:val="TableGrid"/>
        <w:tblW w:w="0" w:type="auto"/>
        <w:tblLook w:val="0420" w:firstRow="1" w:lastRow="0" w:firstColumn="0" w:lastColumn="0" w:noHBand="0" w:noVBand="1"/>
      </w:tblPr>
      <w:tblGrid>
        <w:gridCol w:w="3168"/>
        <w:gridCol w:w="2064"/>
        <w:gridCol w:w="1986"/>
      </w:tblGrid>
      <w:tr w:rsidR="008A1BC2" w:rsidRPr="00104304" w14:paraId="702270D9" w14:textId="77777777" w:rsidTr="008A1BC2">
        <w:trPr>
          <w:trHeight w:val="720"/>
        </w:trPr>
        <w:tc>
          <w:tcPr>
            <w:tcW w:w="3168" w:type="dxa"/>
            <w:hideMark/>
          </w:tcPr>
          <w:p w14:paraId="7E721601" w14:textId="77777777" w:rsidR="008A1BC2" w:rsidRPr="00104304" w:rsidRDefault="008A1BC2" w:rsidP="005A4A06">
            <w:pPr>
              <w:rPr>
                <w:rFonts w:ascii="Garamond" w:hAnsi="Garamond"/>
              </w:rPr>
            </w:pPr>
          </w:p>
        </w:tc>
        <w:tc>
          <w:tcPr>
            <w:tcW w:w="2064" w:type="dxa"/>
            <w:hideMark/>
          </w:tcPr>
          <w:p w14:paraId="79C31E45" w14:textId="7A1F0DC8" w:rsidR="008A1BC2" w:rsidRPr="00104304" w:rsidRDefault="00CF458B" w:rsidP="005A4A06">
            <w:pPr>
              <w:rPr>
                <w:rFonts w:ascii="Garamond" w:hAnsi="Garamond"/>
              </w:rPr>
            </w:pPr>
            <w:r>
              <w:rPr>
                <w:rFonts w:ascii="Garamond" w:hAnsi="Garamond"/>
                <w:bCs/>
              </w:rPr>
              <w:t>Increase</w:t>
            </w:r>
            <w:r w:rsidR="008A1BC2">
              <w:rPr>
                <w:rFonts w:ascii="Garamond" w:hAnsi="Garamond"/>
                <w:bCs/>
              </w:rPr>
              <w:t xml:space="preserve"> in crime</w:t>
            </w:r>
          </w:p>
        </w:tc>
        <w:tc>
          <w:tcPr>
            <w:tcW w:w="1986" w:type="dxa"/>
            <w:hideMark/>
          </w:tcPr>
          <w:p w14:paraId="4D6D2B49" w14:textId="5DA24A83" w:rsidR="008A1BC2" w:rsidRPr="00104304" w:rsidRDefault="00CF458B" w:rsidP="005A4A06">
            <w:pP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8A1BC2">
        <w:trPr>
          <w:trHeight w:val="720"/>
        </w:trPr>
        <w:tc>
          <w:tcPr>
            <w:tcW w:w="3168" w:type="dxa"/>
            <w:hideMark/>
          </w:tcPr>
          <w:p w14:paraId="74503329" w14:textId="399C49DA" w:rsidR="008A1BC2" w:rsidRPr="00104304" w:rsidRDefault="008A1BC2" w:rsidP="005A4A06">
            <w:pPr>
              <w:rPr>
                <w:rFonts w:ascii="Garamond" w:hAnsi="Garamond"/>
                <w:b/>
              </w:rPr>
            </w:pPr>
            <w:r w:rsidRPr="00041CD6">
              <w:rPr>
                <w:rFonts w:ascii="Garamond" w:hAnsi="Garamond"/>
              </w:rPr>
              <w:lastRenderedPageBreak/>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3C78F53" w14:textId="496376E7" w:rsidR="008A1BC2" w:rsidRPr="00104304" w:rsidRDefault="00FC3B7F" w:rsidP="005A4A06">
            <w:pPr>
              <w:rPr>
                <w:rFonts w:ascii="Garamond" w:hAnsi="Garamond"/>
              </w:rPr>
            </w:pPr>
            <w:r>
              <w:rPr>
                <w:rFonts w:ascii="Garamond" w:hAnsi="Garamond"/>
              </w:rPr>
              <w:t>223</w:t>
            </w:r>
            <w:r w:rsidR="008A1BC2" w:rsidRPr="00041CD6">
              <w:rPr>
                <w:rFonts w:ascii="Garamond" w:hAnsi="Garamond"/>
              </w:rPr>
              <w:t xml:space="preserve"> cities</w:t>
            </w:r>
          </w:p>
        </w:tc>
        <w:tc>
          <w:tcPr>
            <w:tcW w:w="1986" w:type="dxa"/>
            <w:hideMark/>
          </w:tcPr>
          <w:p w14:paraId="59D23E7D" w14:textId="303FC926" w:rsidR="008A1BC2" w:rsidRPr="00104304" w:rsidRDefault="008A1BC2" w:rsidP="005A4A06">
            <w:pPr>
              <w:rPr>
                <w:rFonts w:ascii="Garamond" w:hAnsi="Garamond"/>
              </w:rPr>
            </w:pPr>
            <w:r w:rsidRPr="00041CD6">
              <w:rPr>
                <w:rFonts w:ascii="Garamond" w:hAnsi="Garamond"/>
              </w:rPr>
              <w:t>75 cities</w:t>
            </w:r>
          </w:p>
        </w:tc>
      </w:tr>
      <w:tr w:rsidR="008A1BC2" w:rsidRPr="00104304" w14:paraId="72B0982B" w14:textId="77777777" w:rsidTr="008A1BC2">
        <w:trPr>
          <w:trHeight w:val="720"/>
        </w:trPr>
        <w:tc>
          <w:tcPr>
            <w:tcW w:w="3168" w:type="dxa"/>
            <w:hideMark/>
          </w:tcPr>
          <w:p w14:paraId="27F03C1E" w14:textId="2273B650" w:rsidR="008A1BC2" w:rsidRPr="00104304" w:rsidRDefault="008A1BC2" w:rsidP="005A4A06">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63F20B1" w14:textId="20AEE97A" w:rsidR="008A1BC2" w:rsidRPr="00104304" w:rsidRDefault="00FC3B7F" w:rsidP="005A4A06">
            <w:pPr>
              <w:rPr>
                <w:rFonts w:ascii="Garamond" w:hAnsi="Garamond"/>
              </w:rPr>
            </w:pPr>
            <w:r>
              <w:rPr>
                <w:rFonts w:ascii="Garamond" w:hAnsi="Garamond"/>
              </w:rPr>
              <w:t>107</w:t>
            </w:r>
            <w:r w:rsidR="008A1BC2" w:rsidRPr="00041CD6">
              <w:rPr>
                <w:rFonts w:ascii="Garamond" w:hAnsi="Garamond"/>
              </w:rPr>
              <w:t xml:space="preserve"> cities</w:t>
            </w:r>
          </w:p>
        </w:tc>
        <w:tc>
          <w:tcPr>
            <w:tcW w:w="1986" w:type="dxa"/>
            <w:hideMark/>
          </w:tcPr>
          <w:p w14:paraId="7ED5FF50" w14:textId="6A25C0EC" w:rsidR="008A1BC2" w:rsidRPr="00104304" w:rsidRDefault="008A1BC2" w:rsidP="005A4A06">
            <w:pPr>
              <w:rPr>
                <w:rFonts w:ascii="Garamond" w:hAnsi="Garamond"/>
              </w:rPr>
            </w:pPr>
            <w:r w:rsidRPr="00041CD6">
              <w:rPr>
                <w:rFonts w:ascii="Garamond" w:hAnsi="Garamond"/>
              </w:rPr>
              <w:t>21 cities</w:t>
            </w:r>
          </w:p>
        </w:tc>
      </w:tr>
    </w:tbl>
    <w:p w14:paraId="7BCAB06A" w14:textId="77777777" w:rsidR="005302AD" w:rsidRPr="00104304" w:rsidRDefault="005302AD" w:rsidP="005302AD">
      <w:pPr>
        <w:rPr>
          <w:rFonts w:ascii="Garamond" w:hAnsi="Garamond"/>
        </w:rPr>
      </w:pPr>
    </w:p>
    <w:p w14:paraId="67F56DD4" w14:textId="1CF09270" w:rsidR="00424E15" w:rsidRPr="00104304" w:rsidRDefault="008A4340" w:rsidP="00424E15">
      <w:pPr>
        <w:outlineLvl w:val="0"/>
        <w:rPr>
          <w:rFonts w:ascii="Garamond" w:hAnsi="Garamond"/>
        </w:rPr>
      </w:pPr>
      <w:r>
        <w:rPr>
          <w:rFonts w:ascii="Garamond" w:hAnsi="Garamond"/>
        </w:rPr>
        <w:t>4.</w:t>
      </w:r>
      <w:r w:rsidR="00C027E1">
        <w:rPr>
          <w:rFonts w:ascii="Garamond" w:hAnsi="Garamond"/>
        </w:rPr>
        <w:t xml:space="preserve"> </w:t>
      </w:r>
      <w:r w:rsidR="00424E15">
        <w:rPr>
          <w:rFonts w:ascii="Garamond" w:hAnsi="Garamond"/>
        </w:rPr>
        <w:t>Republican Congenial</w:t>
      </w:r>
      <w:r>
        <w:rPr>
          <w:rFonts w:ascii="Garamond" w:hAnsi="Garamond"/>
        </w:rPr>
        <w:t xml:space="preserve"> &amp; Hard</w:t>
      </w:r>
    </w:p>
    <w:tbl>
      <w:tblPr>
        <w:tblStyle w:val="TableGrid"/>
        <w:tblW w:w="0" w:type="auto"/>
        <w:tblLook w:val="0420" w:firstRow="1" w:lastRow="0" w:firstColumn="0" w:lastColumn="0" w:noHBand="0" w:noVBand="1"/>
      </w:tblPr>
      <w:tblGrid>
        <w:gridCol w:w="3168"/>
        <w:gridCol w:w="2064"/>
        <w:gridCol w:w="1986"/>
      </w:tblGrid>
      <w:tr w:rsidR="00424E15" w:rsidRPr="00104304" w14:paraId="1BEE1043" w14:textId="77777777" w:rsidTr="005A4A06">
        <w:trPr>
          <w:trHeight w:val="720"/>
        </w:trPr>
        <w:tc>
          <w:tcPr>
            <w:tcW w:w="3168" w:type="dxa"/>
            <w:hideMark/>
          </w:tcPr>
          <w:p w14:paraId="4D835D51" w14:textId="77777777" w:rsidR="00424E15" w:rsidRPr="00104304" w:rsidRDefault="00424E15" w:rsidP="005A4A06">
            <w:pPr>
              <w:rPr>
                <w:rFonts w:ascii="Garamond" w:hAnsi="Garamond"/>
              </w:rPr>
            </w:pPr>
          </w:p>
        </w:tc>
        <w:tc>
          <w:tcPr>
            <w:tcW w:w="2064" w:type="dxa"/>
            <w:hideMark/>
          </w:tcPr>
          <w:p w14:paraId="439FDD91" w14:textId="77777777" w:rsidR="00424E15" w:rsidRPr="00104304" w:rsidRDefault="00424E15" w:rsidP="005A4A06">
            <w:pPr>
              <w:rPr>
                <w:rFonts w:ascii="Garamond" w:hAnsi="Garamond"/>
              </w:rPr>
            </w:pPr>
            <w:r>
              <w:rPr>
                <w:rFonts w:ascii="Garamond" w:hAnsi="Garamond"/>
                <w:bCs/>
              </w:rPr>
              <w:t>Decrease in crime</w:t>
            </w:r>
          </w:p>
        </w:tc>
        <w:tc>
          <w:tcPr>
            <w:tcW w:w="1986" w:type="dxa"/>
            <w:hideMark/>
          </w:tcPr>
          <w:p w14:paraId="6703E827" w14:textId="77777777" w:rsidR="00424E15" w:rsidRPr="00104304" w:rsidRDefault="00424E15" w:rsidP="005A4A06">
            <w:pPr>
              <w:rPr>
                <w:rFonts w:ascii="Garamond" w:hAnsi="Garamond"/>
              </w:rPr>
            </w:pPr>
            <w:r>
              <w:rPr>
                <w:rFonts w:ascii="Garamond" w:hAnsi="Garamond"/>
                <w:bCs/>
              </w:rPr>
              <w:t>Increase in crime</w:t>
            </w:r>
          </w:p>
        </w:tc>
      </w:tr>
      <w:tr w:rsidR="00424E15" w:rsidRPr="00104304" w14:paraId="4F0E14FF" w14:textId="77777777" w:rsidTr="005A4A06">
        <w:trPr>
          <w:trHeight w:val="720"/>
        </w:trPr>
        <w:tc>
          <w:tcPr>
            <w:tcW w:w="3168" w:type="dxa"/>
            <w:hideMark/>
          </w:tcPr>
          <w:p w14:paraId="16F2A9FE" w14:textId="77777777" w:rsidR="00424E15" w:rsidRPr="00104304" w:rsidRDefault="00424E15" w:rsidP="005A4A06">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6702BF8" w14:textId="5A347F53" w:rsidR="00424E15" w:rsidRPr="00104304" w:rsidRDefault="00FC3B7F" w:rsidP="005A4A06">
            <w:pPr>
              <w:rPr>
                <w:rFonts w:ascii="Garamond" w:hAnsi="Garamond"/>
              </w:rPr>
            </w:pPr>
            <w:r>
              <w:rPr>
                <w:rFonts w:ascii="Garamond" w:hAnsi="Garamond"/>
              </w:rPr>
              <w:t>223</w:t>
            </w:r>
            <w:r w:rsidR="00424E15" w:rsidRPr="00041CD6">
              <w:rPr>
                <w:rFonts w:ascii="Garamond" w:hAnsi="Garamond"/>
              </w:rPr>
              <w:t xml:space="preserve"> cities</w:t>
            </w:r>
          </w:p>
        </w:tc>
        <w:tc>
          <w:tcPr>
            <w:tcW w:w="1986" w:type="dxa"/>
            <w:hideMark/>
          </w:tcPr>
          <w:p w14:paraId="4853B9DC" w14:textId="77777777" w:rsidR="00424E15" w:rsidRPr="00104304" w:rsidRDefault="00424E15" w:rsidP="005A4A06">
            <w:pPr>
              <w:rPr>
                <w:rFonts w:ascii="Garamond" w:hAnsi="Garamond"/>
              </w:rPr>
            </w:pPr>
            <w:r w:rsidRPr="00041CD6">
              <w:rPr>
                <w:rFonts w:ascii="Garamond" w:hAnsi="Garamond"/>
              </w:rPr>
              <w:t>75 cities</w:t>
            </w:r>
          </w:p>
        </w:tc>
      </w:tr>
      <w:tr w:rsidR="00424E15" w:rsidRPr="00104304" w14:paraId="3CC02128" w14:textId="77777777" w:rsidTr="005A4A06">
        <w:trPr>
          <w:trHeight w:val="720"/>
        </w:trPr>
        <w:tc>
          <w:tcPr>
            <w:tcW w:w="3168" w:type="dxa"/>
            <w:hideMark/>
          </w:tcPr>
          <w:p w14:paraId="6A485FF0" w14:textId="77777777" w:rsidR="00424E15" w:rsidRPr="00104304" w:rsidRDefault="00424E15" w:rsidP="005A4A06">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5956A34" w14:textId="0C9A4246" w:rsidR="00424E15" w:rsidRPr="00104304" w:rsidRDefault="00FC3B7F" w:rsidP="005A4A06">
            <w:pPr>
              <w:rPr>
                <w:rFonts w:ascii="Garamond" w:hAnsi="Garamond"/>
              </w:rPr>
            </w:pPr>
            <w:r>
              <w:rPr>
                <w:rFonts w:ascii="Garamond" w:hAnsi="Garamond"/>
              </w:rPr>
              <w:t>107</w:t>
            </w:r>
            <w:r w:rsidR="00424E15" w:rsidRPr="00041CD6">
              <w:rPr>
                <w:rFonts w:ascii="Garamond" w:hAnsi="Garamond"/>
              </w:rPr>
              <w:t xml:space="preserve"> cities</w:t>
            </w:r>
          </w:p>
        </w:tc>
        <w:tc>
          <w:tcPr>
            <w:tcW w:w="1986" w:type="dxa"/>
            <w:hideMark/>
          </w:tcPr>
          <w:p w14:paraId="00183BF0" w14:textId="77777777" w:rsidR="00424E15" w:rsidRPr="00104304" w:rsidRDefault="00424E15" w:rsidP="005A4A06">
            <w:pPr>
              <w:rPr>
                <w:rFonts w:ascii="Garamond" w:hAnsi="Garamond"/>
              </w:rPr>
            </w:pPr>
            <w:r w:rsidRPr="00041CD6">
              <w:rPr>
                <w:rFonts w:ascii="Garamond" w:hAnsi="Garamond"/>
              </w:rPr>
              <w:t>21 cities</w:t>
            </w:r>
          </w:p>
        </w:tc>
      </w:tr>
    </w:tbl>
    <w:p w14:paraId="66F2A00D" w14:textId="77777777" w:rsidR="00424E15" w:rsidRPr="00104304" w:rsidRDefault="00424E15" w:rsidP="00424E15">
      <w:pPr>
        <w:rPr>
          <w:rFonts w:ascii="Garamond" w:hAnsi="Garamond"/>
        </w:rPr>
      </w:pPr>
    </w:p>
    <w:p w14:paraId="6A20E87E" w14:textId="25A5D47C" w:rsidR="004C73E8" w:rsidRPr="00403E12" w:rsidRDefault="007240C9" w:rsidP="004C73E8">
      <w:pPr>
        <w:tabs>
          <w:tab w:val="left" w:pos="450"/>
        </w:tabs>
        <w:rPr>
          <w:rFonts w:ascii="Garamond" w:hAnsi="Garamond"/>
          <w:i/>
        </w:rPr>
      </w:pPr>
      <w:r>
        <w:rPr>
          <w:rFonts w:ascii="Garamond" w:hAnsi="Garamond"/>
          <w:i/>
        </w:rPr>
        <w:t>Covariance Detection Task</w:t>
      </w:r>
      <w:r w:rsidR="00C62C2E">
        <w:rPr>
          <w:rFonts w:ascii="Garamond" w:hAnsi="Garamond"/>
          <w:i/>
        </w:rPr>
        <w:t xml:space="preserve"> (Dependent Variable)</w:t>
      </w:r>
      <w:r>
        <w:rPr>
          <w:rFonts w:ascii="Garamond" w:hAnsi="Garamond"/>
          <w:i/>
        </w:rPr>
        <w:t>:</w:t>
      </w:r>
    </w:p>
    <w:p w14:paraId="0B8409AF" w14:textId="34F231DE" w:rsidR="004C73E8" w:rsidRDefault="004C73E8" w:rsidP="004C73E8">
      <w:pPr>
        <w:tabs>
          <w:tab w:val="left" w:pos="450"/>
        </w:tabs>
        <w:rPr>
          <w:rFonts w:ascii="Garamond" w:hAnsi="Garamond"/>
        </w:rPr>
      </w:pPr>
      <w:commentRangeStart w:id="46"/>
      <w:r>
        <w:rPr>
          <w:rFonts w:ascii="Garamond" w:hAnsi="Garamond"/>
        </w:rPr>
        <w:t>W</w:t>
      </w:r>
      <w:r w:rsidR="00745359">
        <w:rPr>
          <w:rFonts w:ascii="Garamond" w:hAnsi="Garamond"/>
        </w:rPr>
        <w:t>hat</w:t>
      </w:r>
      <w:r>
        <w:rPr>
          <w:rFonts w:ascii="Garamond" w:hAnsi="Garamond"/>
        </w:rPr>
        <w:t xml:space="preserve"> result does the study support?</w:t>
      </w:r>
      <w:commentRangeEnd w:id="46"/>
      <w:r w:rsidR="009A1D14">
        <w:rPr>
          <w:rStyle w:val="CommentReference"/>
        </w:rPr>
        <w:commentReference w:id="46"/>
      </w:r>
    </w:p>
    <w:p w14:paraId="6374453B" w14:textId="3FA3F342" w:rsidR="004C73E8" w:rsidRDefault="004C73E8" w:rsidP="004C73E8">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0BF164DD" w14:textId="3B4C56F6" w:rsidR="005302AD" w:rsidRDefault="004C73E8" w:rsidP="00F2533F">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w:t>
      </w:r>
      <w:commentRangeStart w:id="47"/>
      <w:r w:rsidRPr="00104304">
        <w:rPr>
          <w:rFonts w:ascii="Garamond" w:hAnsi="Garamond"/>
        </w:rPr>
        <w:t>bans</w:t>
      </w:r>
      <w:commentRangeEnd w:id="47"/>
      <w:r w:rsidR="00AE1ED7">
        <w:rPr>
          <w:rStyle w:val="CommentReference"/>
        </w:rPr>
        <w:commentReference w:id="47"/>
      </w:r>
      <w:r>
        <w:rPr>
          <w:rFonts w:ascii="Garamond" w:hAnsi="Garamond"/>
        </w:rPr>
        <w:t>.</w:t>
      </w:r>
    </w:p>
    <w:p w14:paraId="3221F374" w14:textId="77777777" w:rsidR="009E21B1" w:rsidRDefault="009E21B1" w:rsidP="009E21B1">
      <w:pPr>
        <w:tabs>
          <w:tab w:val="left" w:pos="450"/>
        </w:tabs>
        <w:rPr>
          <w:rFonts w:ascii="Garamond" w:hAnsi="Garamond"/>
        </w:rPr>
      </w:pPr>
    </w:p>
    <w:p w14:paraId="0FAC2435" w14:textId="3962FF13" w:rsidR="001E6149" w:rsidRDefault="00E07B48" w:rsidP="001E6149">
      <w:pPr>
        <w:tabs>
          <w:tab w:val="left" w:pos="450"/>
        </w:tabs>
        <w:spacing w:after="120"/>
        <w:jc w:val="center"/>
        <w:rPr>
          <w:rFonts w:ascii="Garamond" w:hAnsi="Garamond"/>
          <w:b/>
        </w:rPr>
      </w:pPr>
      <w:commentRangeStart w:id="48"/>
      <w:r>
        <w:rPr>
          <w:rFonts w:ascii="Garamond" w:hAnsi="Garamond"/>
          <w:b/>
        </w:rPr>
        <w:t>Semi-Structured</w:t>
      </w:r>
      <w:r w:rsidR="001E6149">
        <w:rPr>
          <w:rFonts w:ascii="Garamond" w:hAnsi="Garamond"/>
          <w:b/>
        </w:rPr>
        <w:t xml:space="preserve"> Question</w:t>
      </w:r>
      <w:r>
        <w:rPr>
          <w:rFonts w:ascii="Garamond" w:hAnsi="Garamond"/>
          <w:b/>
        </w:rPr>
        <w:t>s</w:t>
      </w:r>
      <w:commentRangeEnd w:id="48"/>
      <w:r w:rsidR="007F7FFA">
        <w:rPr>
          <w:rStyle w:val="CommentReference"/>
        </w:rPr>
        <w:commentReference w:id="48"/>
      </w:r>
    </w:p>
    <w:p w14:paraId="70263C36" w14:textId="1DB51C2E" w:rsidR="00B27CE3" w:rsidRDefault="001E6149" w:rsidP="001E6149">
      <w:pPr>
        <w:pStyle w:val="Default"/>
        <w:rPr>
          <w:rFonts w:ascii="Garamond" w:hAnsi="Garamond" w:cs="Garamond"/>
        </w:rPr>
      </w:pPr>
      <w:r>
        <w:rPr>
          <w:rFonts w:ascii="Garamond" w:hAnsi="Garamond" w:cs="Garamond"/>
        </w:rPr>
        <w:t>Please explain your answer.</w:t>
      </w:r>
      <w:r w:rsidR="007F7FFA">
        <w:rPr>
          <w:rFonts w:ascii="Garamond" w:hAnsi="Garamond" w:cs="Garamond"/>
        </w:rPr>
        <w:t xml:space="preserve"> (Open-</w:t>
      </w:r>
      <w:commentRangeStart w:id="49"/>
      <w:r w:rsidR="007F7FFA">
        <w:rPr>
          <w:rFonts w:ascii="Garamond" w:hAnsi="Garamond" w:cs="Garamond"/>
        </w:rPr>
        <w:t>Ended</w:t>
      </w:r>
      <w:commentRangeEnd w:id="49"/>
      <w:r w:rsidR="007C2230">
        <w:rPr>
          <w:rStyle w:val="CommentReference"/>
          <w:rFonts w:asciiTheme="minorHAnsi" w:hAnsiTheme="minorHAnsi" w:cstheme="minorBidi"/>
          <w:color w:val="auto"/>
        </w:rPr>
        <w:commentReference w:id="49"/>
      </w:r>
      <w:r w:rsidR="007F7FFA">
        <w:rPr>
          <w:rFonts w:ascii="Garamond" w:hAnsi="Garamond" w:cs="Garamond"/>
        </w:rPr>
        <w:t>)</w:t>
      </w:r>
    </w:p>
    <w:p w14:paraId="0F92EEEB" w14:textId="77777777" w:rsidR="009A544B" w:rsidRDefault="009A544B" w:rsidP="001E6149">
      <w:pPr>
        <w:pStyle w:val="Default"/>
        <w:rPr>
          <w:rFonts w:ascii="Garamond" w:hAnsi="Garamond" w:cs="Garamond"/>
        </w:rPr>
      </w:pPr>
    </w:p>
    <w:p w14:paraId="6245CF55" w14:textId="2547946C" w:rsidR="001F08E9" w:rsidRDefault="001F08E9" w:rsidP="001E6149">
      <w:pPr>
        <w:pStyle w:val="Default"/>
        <w:rPr>
          <w:rFonts w:ascii="Garamond" w:hAnsi="Garamond" w:cs="Garamond"/>
        </w:rPr>
      </w:pPr>
      <w:r>
        <w:rPr>
          <w:rFonts w:ascii="Garamond" w:hAnsi="Garamond" w:cs="Garamond"/>
        </w:rPr>
        <w:t>How reliable do you think this study is?</w:t>
      </w:r>
    </w:p>
    <w:p w14:paraId="1595EBBD" w14:textId="77777777" w:rsidR="00F67DB3" w:rsidRDefault="00F67DB3" w:rsidP="00F67DB3">
      <w:pPr>
        <w:pStyle w:val="Default"/>
        <w:numPr>
          <w:ilvl w:val="0"/>
          <w:numId w:val="14"/>
        </w:numPr>
        <w:rPr>
          <w:rFonts w:ascii="Garamond" w:hAnsi="Garamond" w:cs="Garamond"/>
        </w:rPr>
      </w:pPr>
      <w:r>
        <w:rPr>
          <w:rFonts w:ascii="Garamond" w:hAnsi="Garamond" w:cs="Garamond"/>
        </w:rPr>
        <w:t>Not at all reliable</w:t>
      </w:r>
    </w:p>
    <w:p w14:paraId="084AE7C9" w14:textId="102AA050" w:rsidR="00F67DB3" w:rsidRDefault="008F3796" w:rsidP="00F67DB3">
      <w:pPr>
        <w:pStyle w:val="Default"/>
        <w:numPr>
          <w:ilvl w:val="0"/>
          <w:numId w:val="14"/>
        </w:numPr>
        <w:rPr>
          <w:rFonts w:ascii="Garamond" w:hAnsi="Garamond" w:cs="Garamond"/>
        </w:rPr>
      </w:pPr>
      <w:r>
        <w:rPr>
          <w:rFonts w:ascii="Garamond" w:hAnsi="Garamond" w:cs="Garamond"/>
        </w:rPr>
        <w:t>A little</w:t>
      </w:r>
      <w:r w:rsidR="00F67DB3">
        <w:rPr>
          <w:rFonts w:ascii="Garamond" w:hAnsi="Garamond" w:cs="Garamond"/>
        </w:rPr>
        <w:t xml:space="preserve"> reliable</w:t>
      </w:r>
    </w:p>
    <w:p w14:paraId="2D76B606" w14:textId="3CAAB2B5" w:rsidR="00F67DB3" w:rsidRDefault="00F67DB3" w:rsidP="00F67DB3">
      <w:pPr>
        <w:pStyle w:val="Default"/>
        <w:numPr>
          <w:ilvl w:val="0"/>
          <w:numId w:val="14"/>
        </w:numPr>
        <w:rPr>
          <w:rFonts w:ascii="Garamond" w:hAnsi="Garamond" w:cs="Garamond"/>
        </w:rPr>
      </w:pPr>
      <w:r>
        <w:rPr>
          <w:rFonts w:ascii="Garamond" w:hAnsi="Garamond" w:cs="Garamond"/>
        </w:rPr>
        <w:t>Somewhat reliable</w:t>
      </w:r>
    </w:p>
    <w:p w14:paraId="1DD05537" w14:textId="61C10455" w:rsidR="00B27CE3" w:rsidRDefault="00F67DB3" w:rsidP="001E6149">
      <w:pPr>
        <w:pStyle w:val="Default"/>
        <w:numPr>
          <w:ilvl w:val="0"/>
          <w:numId w:val="14"/>
        </w:numPr>
        <w:rPr>
          <w:rFonts w:ascii="Garamond" w:hAnsi="Garamond" w:cs="Garamond"/>
        </w:rPr>
      </w:pPr>
      <w:r>
        <w:rPr>
          <w:rFonts w:ascii="Garamond" w:hAnsi="Garamond" w:cs="Garamond"/>
        </w:rPr>
        <w:t>Very reliable</w:t>
      </w:r>
    </w:p>
    <w:p w14:paraId="23B1C4A7" w14:textId="77777777" w:rsidR="00CF1CDC" w:rsidRDefault="00CF1CDC" w:rsidP="00CF1CDC">
      <w:pPr>
        <w:pStyle w:val="Default"/>
        <w:rPr>
          <w:rFonts w:ascii="Garamond" w:hAnsi="Garamond" w:cs="Garamond"/>
        </w:rPr>
      </w:pPr>
    </w:p>
    <w:p w14:paraId="28C86E3D" w14:textId="02FFAAC9" w:rsidR="00CF1CDC" w:rsidRPr="004D76DF" w:rsidRDefault="00CF1CDC" w:rsidP="00CF1CDC">
      <w:pPr>
        <w:pStyle w:val="Default"/>
        <w:rPr>
          <w:rFonts w:ascii="Garamond" w:hAnsi="Garamond" w:cs="Garamond"/>
        </w:rPr>
      </w:pPr>
      <w:r>
        <w:rPr>
          <w:rFonts w:ascii="Garamond" w:hAnsi="Garamond" w:cs="Garamond"/>
        </w:rPr>
        <w:t>What problems do you see with the study, if any?</w:t>
      </w:r>
      <w:r w:rsidR="007F7FFA">
        <w:rPr>
          <w:rFonts w:ascii="Garamond" w:hAnsi="Garamond" w:cs="Garamond"/>
        </w:rPr>
        <w:t xml:space="preserve"> (Open-Ended)</w:t>
      </w:r>
    </w:p>
    <w:p w14:paraId="4F41D996" w14:textId="77777777" w:rsidR="009E21B1" w:rsidRDefault="009E21B1" w:rsidP="009E21B1">
      <w:pPr>
        <w:tabs>
          <w:tab w:val="left" w:pos="450"/>
        </w:tabs>
        <w:rPr>
          <w:rFonts w:ascii="Garamond" w:hAnsi="Garamond"/>
        </w:rPr>
      </w:pPr>
    </w:p>
    <w:p w14:paraId="2C45346C" w14:textId="7B73A193" w:rsidR="009E21B1" w:rsidRDefault="00B82536" w:rsidP="0011311C">
      <w:pPr>
        <w:tabs>
          <w:tab w:val="left" w:pos="450"/>
        </w:tabs>
        <w:spacing w:after="120"/>
        <w:jc w:val="center"/>
        <w:rPr>
          <w:rFonts w:ascii="Garamond" w:hAnsi="Garamond"/>
          <w:b/>
        </w:rPr>
      </w:pPr>
      <w:r>
        <w:rPr>
          <w:rFonts w:ascii="Garamond" w:hAnsi="Garamond"/>
          <w:b/>
        </w:rPr>
        <w:t>Recall Task</w:t>
      </w:r>
    </w:p>
    <w:p w14:paraId="30FED059" w14:textId="2DAEF243" w:rsidR="009E21B1" w:rsidRDefault="006F20DC" w:rsidP="009D068E">
      <w:pPr>
        <w:pStyle w:val="Default"/>
        <w:rPr>
          <w:rFonts w:ascii="Garamond" w:hAnsi="Garamond" w:cs="Garamond"/>
        </w:rPr>
      </w:pPr>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p>
    <w:p w14:paraId="708F23D4" w14:textId="77777777" w:rsidR="007B2206" w:rsidRDefault="007B2206" w:rsidP="007B2206">
      <w:pPr>
        <w:outlineLvl w:val="0"/>
        <w:rPr>
          <w:rFonts w:ascii="Garamond" w:hAnsi="Garamond"/>
        </w:rPr>
      </w:pPr>
    </w:p>
    <w:p w14:paraId="379B63AD" w14:textId="67C481C1" w:rsidR="00A77E84" w:rsidRPr="00104304" w:rsidRDefault="00A77E84" w:rsidP="00A77E84">
      <w:pPr>
        <w:outlineLvl w:val="0"/>
        <w:rPr>
          <w:rFonts w:ascii="Garamond" w:hAnsi="Garamond"/>
        </w:rPr>
      </w:pPr>
      <w:r>
        <w:rPr>
          <w:rFonts w:ascii="Garamond" w:hAnsi="Garamond"/>
        </w:rPr>
        <w:t>Blank Table Corresponding to Democrat Congenial Condition</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4F54B7">
        <w:trPr>
          <w:trHeight w:val="720"/>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4F54B7">
        <w:trPr>
          <w:trHeight w:val="720"/>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4F54B7">
        <w:trPr>
          <w:trHeight w:val="720"/>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lastRenderedPageBreak/>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74E352E2" w:rsidR="007B2206" w:rsidRPr="00104304" w:rsidRDefault="004E2957" w:rsidP="007B2206">
      <w:pPr>
        <w:outlineLvl w:val="0"/>
        <w:rPr>
          <w:rFonts w:ascii="Garamond" w:hAnsi="Garamond"/>
        </w:rPr>
      </w:pPr>
      <w:r>
        <w:rPr>
          <w:rFonts w:ascii="Garamond" w:hAnsi="Garamond"/>
        </w:rPr>
        <w:t xml:space="preserve">Blank Table Corresponding to </w:t>
      </w:r>
      <w:r w:rsidR="00DF568C">
        <w:rPr>
          <w:rFonts w:ascii="Garamond" w:hAnsi="Garamond"/>
        </w:rPr>
        <w:t>Republican Congenial</w:t>
      </w:r>
      <w:r>
        <w:rPr>
          <w:rFonts w:ascii="Garamond" w:hAnsi="Garamond"/>
        </w:rPr>
        <w:t xml:space="preserve"> Condition</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4F54B7">
        <w:trPr>
          <w:trHeight w:val="720"/>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4F54B7">
        <w:trPr>
          <w:trHeight w:val="720"/>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4F54B7">
        <w:trPr>
          <w:trHeight w:val="720"/>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6D740F88" w14:textId="77777777" w:rsidR="009D068E" w:rsidRDefault="009D068E" w:rsidP="009D068E">
      <w:pPr>
        <w:pStyle w:val="Default"/>
        <w:rPr>
          <w:rFonts w:ascii="Garamond" w:hAnsi="Garamond" w:cs="Garamond"/>
        </w:rPr>
      </w:pPr>
    </w:p>
    <w:p w14:paraId="36092E08" w14:textId="77777777" w:rsidR="009D068E" w:rsidRDefault="009D068E" w:rsidP="009D068E">
      <w:pPr>
        <w:pStyle w:val="Default"/>
        <w:rPr>
          <w:rFonts w:ascii="Garamond" w:hAnsi="Garamond" w:cs="Garamond"/>
        </w:rPr>
      </w:pPr>
    </w:p>
    <w:p w14:paraId="6BC04969" w14:textId="07E4ABCF" w:rsidR="00B82536" w:rsidRDefault="00C03EF5" w:rsidP="00FD7932">
      <w:pPr>
        <w:tabs>
          <w:tab w:val="left" w:pos="450"/>
        </w:tabs>
        <w:spacing w:after="120"/>
        <w:jc w:val="center"/>
        <w:rPr>
          <w:rFonts w:ascii="Garamond" w:hAnsi="Garamond"/>
          <w:b/>
        </w:rPr>
      </w:pPr>
      <w:r>
        <w:rPr>
          <w:rFonts w:ascii="Garamond" w:hAnsi="Garamond"/>
          <w:b/>
        </w:rPr>
        <w:t>Numeracy Scale</w:t>
      </w:r>
    </w:p>
    <w:p w14:paraId="3D739A8C" w14:textId="340A6AAA" w:rsidR="00B82536" w:rsidRDefault="000B332A" w:rsidP="003E454E">
      <w:pPr>
        <w:pStyle w:val="Default"/>
        <w:numPr>
          <w:ilvl w:val="0"/>
          <w:numId w:val="16"/>
        </w:numPr>
        <w:rPr>
          <w:rFonts w:ascii="Garamond" w:hAnsi="Garamond" w:cs="Garamond"/>
        </w:rPr>
      </w:pPr>
      <w:r>
        <w:rPr>
          <w:rFonts w:ascii="Garamond" w:hAnsi="Garamond" w:cs="Garamond"/>
        </w:rPr>
        <w:t>Imagine that we roll a fair, six-sided die 1,000 times. Out of 1,000 rolls, how many times do you think the die would come up as an even number?</w:t>
      </w:r>
      <w:r w:rsidR="00BF0EC9">
        <w:rPr>
          <w:rFonts w:ascii="Garamond" w:hAnsi="Garamond" w:cs="Garamond"/>
        </w:rPr>
        <w:t xml:space="preserve"> (Answer: 500</w:t>
      </w:r>
      <w:r w:rsidR="00D63E47">
        <w:rPr>
          <w:rFonts w:ascii="Garamond" w:hAnsi="Garamond" w:cs="Garamond"/>
        </w:rPr>
        <w:t xml:space="preserve"> time</w:t>
      </w:r>
      <w:r w:rsidR="00537509">
        <w:rPr>
          <w:rFonts w:ascii="Garamond" w:hAnsi="Garamond" w:cs="Garamond"/>
        </w:rPr>
        <w:t>s</w:t>
      </w:r>
      <w:r w:rsidR="00BF0EC9">
        <w:rPr>
          <w:rFonts w:ascii="Garamond" w:hAnsi="Garamond" w:cs="Garamond"/>
        </w:rPr>
        <w:t>)</w:t>
      </w:r>
    </w:p>
    <w:p w14:paraId="760585E9" w14:textId="7A73F1A7" w:rsidR="003E454E" w:rsidRDefault="001150CC" w:rsidP="003E454E">
      <w:pPr>
        <w:pStyle w:val="Default"/>
        <w:numPr>
          <w:ilvl w:val="0"/>
          <w:numId w:val="16"/>
        </w:numPr>
        <w:rPr>
          <w:rFonts w:ascii="Garamond" w:hAnsi="Garamond" w:cs="Garamond"/>
        </w:rPr>
      </w:pPr>
      <w:r>
        <w:rPr>
          <w:rFonts w:ascii="Garamond" w:hAnsi="Garamond" w:cs="Garamond"/>
        </w:rPr>
        <w:t xml:space="preserve">In the Big Bucks Lottery, the chances of winning a $10.00 prize are 1%. What is your best guess about how many people would win a $10.00 prize if 1,000 people each buy a single ticket from Big Bucks? (Answer: </w:t>
      </w:r>
      <w:r w:rsidR="00953D7D">
        <w:rPr>
          <w:rFonts w:ascii="Garamond" w:hAnsi="Garamond" w:cs="Garamond"/>
        </w:rPr>
        <w:t>10</w:t>
      </w:r>
      <w:r w:rsidR="00D63E47">
        <w:rPr>
          <w:rFonts w:ascii="Garamond" w:hAnsi="Garamond" w:cs="Garamond"/>
        </w:rPr>
        <w:t xml:space="preserve"> people</w:t>
      </w:r>
      <w:r>
        <w:rPr>
          <w:rFonts w:ascii="Garamond" w:hAnsi="Garamond" w:cs="Garamond"/>
        </w:rPr>
        <w:t>)</w:t>
      </w:r>
    </w:p>
    <w:p w14:paraId="320683E9" w14:textId="0BE870DD" w:rsidR="00953D7D" w:rsidRDefault="00006206" w:rsidP="003E454E">
      <w:pPr>
        <w:pStyle w:val="Default"/>
        <w:numPr>
          <w:ilvl w:val="0"/>
          <w:numId w:val="16"/>
        </w:numPr>
        <w:rPr>
          <w:rFonts w:ascii="Garamond" w:hAnsi="Garamond" w:cs="Garamond"/>
        </w:rPr>
      </w:pPr>
      <w:r>
        <w:rPr>
          <w:rFonts w:ascii="Garamond" w:hAnsi="Garamond" w:cs="Garamond"/>
        </w:rPr>
        <w:t>In the Acme Publishing Sweepstakes, the chance of winning a car is 1 in 1,000. What percent of tickets of Acme Publishing Sweepstakes win a car? (Answer: 0</w:t>
      </w:r>
      <w:r w:rsidR="004E49C5">
        <w:rPr>
          <w:rFonts w:ascii="Garamond" w:hAnsi="Garamond" w:cs="Garamond"/>
        </w:rPr>
        <w:t>.1</w:t>
      </w:r>
      <w:r>
        <w:rPr>
          <w:rFonts w:ascii="Garamond" w:hAnsi="Garamond" w:cs="Garamond"/>
        </w:rPr>
        <w:t xml:space="preserve"> percent)</w:t>
      </w:r>
    </w:p>
    <w:p w14:paraId="2DA02BBF" w14:textId="0AF4AD55" w:rsidR="00035AC6" w:rsidRDefault="00284267" w:rsidP="003E454E">
      <w:pPr>
        <w:pStyle w:val="Default"/>
        <w:numPr>
          <w:ilvl w:val="0"/>
          <w:numId w:val="16"/>
        </w:numPr>
        <w:rPr>
          <w:rFonts w:ascii="Garamond" w:hAnsi="Garamond" w:cs="Garamond"/>
        </w:rPr>
      </w:pPr>
      <w:r>
        <w:rPr>
          <w:rFonts w:ascii="Garamond" w:hAnsi="Garamond" w:cs="Garamond"/>
        </w:rPr>
        <w:t xml:space="preserve">If the chance of getting a disease is 20 out of 100, this would be the same as having a ____% chance of getting the disease. (Answer: </w:t>
      </w:r>
      <w:r w:rsidR="008B1404">
        <w:rPr>
          <w:rFonts w:ascii="Garamond" w:hAnsi="Garamond" w:cs="Garamond"/>
        </w:rPr>
        <w:t>20</w:t>
      </w:r>
      <w:r>
        <w:rPr>
          <w:rFonts w:ascii="Garamond" w:hAnsi="Garamond" w:cs="Garamond"/>
        </w:rPr>
        <w:t>)</w:t>
      </w:r>
    </w:p>
    <w:p w14:paraId="79398235" w14:textId="57A27F33" w:rsidR="008F074E" w:rsidRDefault="008F074E" w:rsidP="003E454E">
      <w:pPr>
        <w:pStyle w:val="Default"/>
        <w:numPr>
          <w:ilvl w:val="0"/>
          <w:numId w:val="16"/>
        </w:numPr>
        <w:rPr>
          <w:rFonts w:ascii="Garamond" w:hAnsi="Garamond" w:cs="Garamond"/>
        </w:rPr>
      </w:pPr>
      <w:r>
        <w:rPr>
          <w:rFonts w:ascii="Garamond" w:hAnsi="Garamond" w:cs="Garamond"/>
        </w:rPr>
        <w:t>If the change of getting a disease is 10%, how many people would be expected to get the disease out of 1000?</w:t>
      </w:r>
      <w:r w:rsidRPr="008F074E">
        <w:rPr>
          <w:rFonts w:ascii="Garamond" w:hAnsi="Garamond" w:cs="Garamond"/>
        </w:rPr>
        <w:t xml:space="preserve"> </w:t>
      </w:r>
      <w:r>
        <w:rPr>
          <w:rFonts w:ascii="Garamond" w:hAnsi="Garamond" w:cs="Garamond"/>
        </w:rPr>
        <w:t>(Answer: 100 people)</w:t>
      </w:r>
    </w:p>
    <w:p w14:paraId="007C8038" w14:textId="546D8B0F" w:rsidR="009B2918" w:rsidRPr="009B2918" w:rsidRDefault="005D2C0B" w:rsidP="009B2918">
      <w:pPr>
        <w:pStyle w:val="Default"/>
        <w:numPr>
          <w:ilvl w:val="0"/>
          <w:numId w:val="16"/>
        </w:numPr>
        <w:rPr>
          <w:rFonts w:ascii="Garamond" w:hAnsi="Garamond" w:cs="Garamond"/>
        </w:rPr>
      </w:pPr>
      <w:r>
        <w:rPr>
          <w:rFonts w:ascii="Garamond" w:hAnsi="Garamond" w:cs="Garamond"/>
        </w:rPr>
        <w:t xml:space="preserve">Suppose your friend just had a mammogram. The doctor knows </w:t>
      </w:r>
      <w:r w:rsidR="00AB0071">
        <w:rPr>
          <w:rFonts w:ascii="Garamond" w:hAnsi="Garamond" w:cs="Garamond"/>
        </w:rPr>
        <w:t>from previous studies that, of 100 women like her, 10 have tumors and 90 do not. Of the 10 who do have tumors the mammogram correctly finds 9 with tumors and incorrectly says that 1 does not have a tumor. Of the 90 women without tumors, the mammogram correctly fids 80 without tumors and incorrectly says that 10 have tumors. The table below summarizes this information. Imagine that your friend tests positive (as if she had a tumor). What is the likelihood that she actually has a tumor?</w:t>
      </w:r>
      <w:r w:rsidR="00225BAC" w:rsidRPr="00225BAC">
        <w:rPr>
          <w:rFonts w:ascii="Garamond" w:hAnsi="Garamond" w:cs="Garamond"/>
        </w:rPr>
        <w:t xml:space="preserve"> </w:t>
      </w:r>
      <w:r w:rsidR="00225BAC">
        <w:rPr>
          <w:rFonts w:ascii="Garamond" w:hAnsi="Garamond" w:cs="Garamond"/>
        </w:rPr>
        <w:t xml:space="preserve">(Answer: </w:t>
      </w:r>
      <w:r w:rsidR="0034716B">
        <w:rPr>
          <w:rFonts w:ascii="Garamond" w:hAnsi="Garamond" w:cs="Garamond"/>
        </w:rPr>
        <w:t xml:space="preserve">9 out of </w:t>
      </w:r>
      <w:r w:rsidR="000A53E9">
        <w:rPr>
          <w:rFonts w:ascii="Garamond" w:hAnsi="Garamond" w:cs="Garamond"/>
        </w:rPr>
        <w:t>19</w:t>
      </w:r>
      <w:r w:rsidR="00225BAC">
        <w:rPr>
          <w:rFonts w:ascii="Garamond" w:hAnsi="Garamond" w:cs="Garamond"/>
        </w:rPr>
        <w:t>)</w:t>
      </w:r>
    </w:p>
    <w:tbl>
      <w:tblPr>
        <w:tblStyle w:val="TableGrid"/>
        <w:tblW w:w="0" w:type="auto"/>
        <w:tblInd w:w="828" w:type="dxa"/>
        <w:tblBorders>
          <w:top w:val="none" w:sz="0" w:space="0" w:color="auto"/>
          <w:left w:val="none" w:sz="0" w:space="0" w:color="auto"/>
        </w:tblBorders>
        <w:tblLook w:val="0420" w:firstRow="1" w:lastRow="0" w:firstColumn="0" w:lastColumn="0" w:noHBand="0" w:noVBand="1"/>
      </w:tblPr>
      <w:tblGrid>
        <w:gridCol w:w="2551"/>
        <w:gridCol w:w="1806"/>
        <w:gridCol w:w="1986"/>
        <w:gridCol w:w="1986"/>
      </w:tblGrid>
      <w:tr w:rsidR="009B2918" w:rsidRPr="00104304" w14:paraId="5DE1507B" w14:textId="77777777" w:rsidTr="003310A9">
        <w:tc>
          <w:tcPr>
            <w:tcW w:w="2551" w:type="dxa"/>
            <w:tcBorders>
              <w:top w:val="nil"/>
              <w:bottom w:val="nil"/>
              <w:right w:val="nil"/>
            </w:tcBorders>
            <w:hideMark/>
          </w:tcPr>
          <w:p w14:paraId="434F86A9" w14:textId="77777777" w:rsidR="009B2918" w:rsidRPr="00104304" w:rsidRDefault="009B2918" w:rsidP="005B197B">
            <w:pPr>
              <w:rPr>
                <w:rFonts w:ascii="Garamond" w:hAnsi="Garamond"/>
              </w:rPr>
            </w:pPr>
          </w:p>
        </w:tc>
        <w:tc>
          <w:tcPr>
            <w:tcW w:w="1806" w:type="dxa"/>
            <w:tcBorders>
              <w:top w:val="nil"/>
              <w:left w:val="nil"/>
              <w:right w:val="nil"/>
            </w:tcBorders>
            <w:hideMark/>
          </w:tcPr>
          <w:p w14:paraId="5CEDE294" w14:textId="134B7BD1" w:rsidR="009B2918" w:rsidRPr="00104304" w:rsidRDefault="009B2918" w:rsidP="00933B63">
            <w:pPr>
              <w:spacing w:before="60" w:after="60"/>
              <w:jc w:val="center"/>
              <w:rPr>
                <w:rFonts w:ascii="Garamond" w:hAnsi="Garamond"/>
              </w:rPr>
            </w:pPr>
            <w:r>
              <w:rPr>
                <w:rFonts w:ascii="Garamond" w:hAnsi="Garamond"/>
                <w:bCs/>
              </w:rPr>
              <w:t>Tested positive</w:t>
            </w:r>
          </w:p>
        </w:tc>
        <w:tc>
          <w:tcPr>
            <w:tcW w:w="1986" w:type="dxa"/>
            <w:tcBorders>
              <w:top w:val="nil"/>
              <w:left w:val="nil"/>
              <w:right w:val="nil"/>
            </w:tcBorders>
          </w:tcPr>
          <w:p w14:paraId="18A446F4" w14:textId="51D9BDFE" w:rsidR="009B2918" w:rsidRDefault="009B2918" w:rsidP="00933B63">
            <w:pPr>
              <w:spacing w:before="60" w:after="60"/>
              <w:jc w:val="center"/>
              <w:rPr>
                <w:rFonts w:ascii="Garamond" w:hAnsi="Garamond"/>
                <w:bCs/>
              </w:rPr>
            </w:pPr>
            <w:r>
              <w:rPr>
                <w:rFonts w:ascii="Garamond" w:hAnsi="Garamond"/>
                <w:bCs/>
              </w:rPr>
              <w:t>Tested negative</w:t>
            </w:r>
          </w:p>
        </w:tc>
        <w:tc>
          <w:tcPr>
            <w:tcW w:w="1986" w:type="dxa"/>
            <w:tcBorders>
              <w:top w:val="nil"/>
              <w:left w:val="nil"/>
              <w:right w:val="nil"/>
            </w:tcBorders>
            <w:hideMark/>
          </w:tcPr>
          <w:p w14:paraId="2D1A1D43" w14:textId="13012EC1" w:rsidR="009B2918" w:rsidRPr="00104304" w:rsidRDefault="009B2918" w:rsidP="00933B63">
            <w:pPr>
              <w:spacing w:before="60" w:after="60"/>
              <w:jc w:val="center"/>
              <w:rPr>
                <w:rFonts w:ascii="Garamond" w:hAnsi="Garamond"/>
              </w:rPr>
            </w:pPr>
            <w:r>
              <w:rPr>
                <w:rFonts w:ascii="Garamond" w:hAnsi="Garamond"/>
                <w:bCs/>
              </w:rPr>
              <w:t>Totals</w:t>
            </w:r>
          </w:p>
        </w:tc>
      </w:tr>
      <w:tr w:rsidR="009B2918" w:rsidRPr="00104304" w14:paraId="1A69BCEE" w14:textId="77777777" w:rsidTr="003310A9">
        <w:tc>
          <w:tcPr>
            <w:tcW w:w="2551" w:type="dxa"/>
            <w:tcBorders>
              <w:top w:val="nil"/>
            </w:tcBorders>
            <w:hideMark/>
          </w:tcPr>
          <w:p w14:paraId="27D960EB" w14:textId="523CBF0B" w:rsidR="009B2918" w:rsidRPr="00104304" w:rsidRDefault="009B2918" w:rsidP="005B197B">
            <w:pPr>
              <w:rPr>
                <w:rFonts w:ascii="Garamond" w:hAnsi="Garamond"/>
                <w:b/>
              </w:rPr>
            </w:pPr>
            <w:r>
              <w:rPr>
                <w:rFonts w:ascii="Garamond" w:hAnsi="Garamond"/>
              </w:rPr>
              <w:t>Actually has a tumor</w:t>
            </w:r>
          </w:p>
        </w:tc>
        <w:tc>
          <w:tcPr>
            <w:tcW w:w="1806" w:type="dxa"/>
            <w:hideMark/>
          </w:tcPr>
          <w:p w14:paraId="5967CFDE" w14:textId="79CE3916" w:rsidR="009B2918" w:rsidRPr="00104304" w:rsidRDefault="009B2918" w:rsidP="00933B63">
            <w:pPr>
              <w:spacing w:before="60" w:after="60"/>
              <w:jc w:val="center"/>
              <w:rPr>
                <w:rFonts w:ascii="Garamond" w:hAnsi="Garamond"/>
              </w:rPr>
            </w:pPr>
            <w:r>
              <w:rPr>
                <w:rFonts w:ascii="Garamond" w:hAnsi="Garamond"/>
              </w:rPr>
              <w:t>9</w:t>
            </w:r>
          </w:p>
        </w:tc>
        <w:tc>
          <w:tcPr>
            <w:tcW w:w="1986" w:type="dxa"/>
          </w:tcPr>
          <w:p w14:paraId="26E5F881" w14:textId="704CDF25" w:rsidR="009B2918" w:rsidRPr="00104304" w:rsidRDefault="009B2918" w:rsidP="00933B63">
            <w:pPr>
              <w:spacing w:before="60" w:after="60"/>
              <w:jc w:val="center"/>
              <w:rPr>
                <w:rFonts w:ascii="Garamond" w:hAnsi="Garamond"/>
              </w:rPr>
            </w:pPr>
            <w:r>
              <w:rPr>
                <w:rFonts w:ascii="Garamond" w:hAnsi="Garamond"/>
              </w:rPr>
              <w:t>1</w:t>
            </w:r>
          </w:p>
        </w:tc>
        <w:tc>
          <w:tcPr>
            <w:tcW w:w="1986" w:type="dxa"/>
            <w:hideMark/>
          </w:tcPr>
          <w:p w14:paraId="7E9E4FD6" w14:textId="2BDBFBD5" w:rsidR="009B2918" w:rsidRPr="00104304" w:rsidRDefault="009B2918" w:rsidP="00933B63">
            <w:pPr>
              <w:spacing w:before="60" w:after="60"/>
              <w:jc w:val="center"/>
              <w:rPr>
                <w:rFonts w:ascii="Garamond" w:hAnsi="Garamond"/>
              </w:rPr>
            </w:pPr>
            <w:r>
              <w:rPr>
                <w:rFonts w:ascii="Garamond" w:hAnsi="Garamond"/>
              </w:rPr>
              <w:t>10</w:t>
            </w:r>
          </w:p>
        </w:tc>
      </w:tr>
      <w:tr w:rsidR="009B2918" w:rsidRPr="00104304" w14:paraId="713F7D2D" w14:textId="77777777" w:rsidTr="003310A9">
        <w:tc>
          <w:tcPr>
            <w:tcW w:w="2551" w:type="dxa"/>
            <w:tcBorders>
              <w:top w:val="single" w:sz="4" w:space="0" w:color="auto"/>
            </w:tcBorders>
          </w:tcPr>
          <w:p w14:paraId="79AED63C" w14:textId="7F79E72D" w:rsidR="009B2918" w:rsidRPr="00041CD6" w:rsidRDefault="009B2918" w:rsidP="005B197B">
            <w:pPr>
              <w:rPr>
                <w:rFonts w:ascii="Garamond" w:hAnsi="Garamond"/>
              </w:rPr>
            </w:pPr>
            <w:r>
              <w:rPr>
                <w:rFonts w:ascii="Garamond" w:hAnsi="Garamond"/>
              </w:rPr>
              <w:t>Does not have a tumor</w:t>
            </w:r>
          </w:p>
        </w:tc>
        <w:tc>
          <w:tcPr>
            <w:tcW w:w="1806" w:type="dxa"/>
          </w:tcPr>
          <w:p w14:paraId="435DA8AB" w14:textId="7770E731" w:rsidR="009B2918" w:rsidRPr="00104304" w:rsidRDefault="009B2918" w:rsidP="00933B63">
            <w:pPr>
              <w:spacing w:before="60" w:after="60"/>
              <w:jc w:val="center"/>
              <w:rPr>
                <w:rFonts w:ascii="Garamond" w:hAnsi="Garamond"/>
              </w:rPr>
            </w:pPr>
            <w:r>
              <w:rPr>
                <w:rFonts w:ascii="Garamond" w:hAnsi="Garamond"/>
              </w:rPr>
              <w:t>10</w:t>
            </w:r>
          </w:p>
        </w:tc>
        <w:tc>
          <w:tcPr>
            <w:tcW w:w="1986" w:type="dxa"/>
          </w:tcPr>
          <w:p w14:paraId="7B1C7F1C" w14:textId="50197B16" w:rsidR="009B2918" w:rsidRPr="00104304" w:rsidRDefault="009B2918" w:rsidP="00933B63">
            <w:pPr>
              <w:spacing w:before="60" w:after="60"/>
              <w:jc w:val="center"/>
              <w:rPr>
                <w:rFonts w:ascii="Garamond" w:hAnsi="Garamond"/>
              </w:rPr>
            </w:pPr>
            <w:r>
              <w:rPr>
                <w:rFonts w:ascii="Garamond" w:hAnsi="Garamond"/>
              </w:rPr>
              <w:t>80</w:t>
            </w:r>
          </w:p>
        </w:tc>
        <w:tc>
          <w:tcPr>
            <w:tcW w:w="1986" w:type="dxa"/>
          </w:tcPr>
          <w:p w14:paraId="0F4550F5" w14:textId="3158F33F" w:rsidR="009B2918" w:rsidRPr="00104304" w:rsidRDefault="009B2918" w:rsidP="00933B63">
            <w:pPr>
              <w:spacing w:before="60" w:after="60"/>
              <w:jc w:val="center"/>
              <w:rPr>
                <w:rFonts w:ascii="Garamond" w:hAnsi="Garamond"/>
              </w:rPr>
            </w:pPr>
            <w:r>
              <w:rPr>
                <w:rFonts w:ascii="Garamond" w:hAnsi="Garamond"/>
              </w:rPr>
              <w:t>90</w:t>
            </w:r>
          </w:p>
        </w:tc>
      </w:tr>
      <w:tr w:rsidR="009B2918" w:rsidRPr="00104304" w14:paraId="40F171C9" w14:textId="77777777" w:rsidTr="003310A9">
        <w:tc>
          <w:tcPr>
            <w:tcW w:w="2551" w:type="dxa"/>
            <w:tcBorders>
              <w:top w:val="single" w:sz="4" w:space="0" w:color="auto"/>
              <w:bottom w:val="nil"/>
            </w:tcBorders>
            <w:hideMark/>
          </w:tcPr>
          <w:p w14:paraId="6581B76C" w14:textId="509DA28E" w:rsidR="009B2918" w:rsidRPr="00104304" w:rsidRDefault="009B2918" w:rsidP="005B197B">
            <w:pPr>
              <w:rPr>
                <w:rFonts w:ascii="Garamond" w:hAnsi="Garamond"/>
                <w:b/>
              </w:rPr>
            </w:pPr>
            <w:r>
              <w:rPr>
                <w:rFonts w:ascii="Garamond" w:hAnsi="Garamond"/>
              </w:rPr>
              <w:t>Totals</w:t>
            </w:r>
          </w:p>
        </w:tc>
        <w:tc>
          <w:tcPr>
            <w:tcW w:w="1806" w:type="dxa"/>
            <w:hideMark/>
          </w:tcPr>
          <w:p w14:paraId="3C669695" w14:textId="416239B6" w:rsidR="009B2918" w:rsidRPr="00104304" w:rsidRDefault="009B2918" w:rsidP="00933B63">
            <w:pPr>
              <w:spacing w:before="60" w:after="60"/>
              <w:jc w:val="center"/>
              <w:rPr>
                <w:rFonts w:ascii="Garamond" w:hAnsi="Garamond"/>
              </w:rPr>
            </w:pPr>
            <w:r>
              <w:rPr>
                <w:rFonts w:ascii="Garamond" w:hAnsi="Garamond"/>
              </w:rPr>
              <w:t>19</w:t>
            </w:r>
          </w:p>
        </w:tc>
        <w:tc>
          <w:tcPr>
            <w:tcW w:w="1986" w:type="dxa"/>
          </w:tcPr>
          <w:p w14:paraId="1326E92D" w14:textId="7C93E384" w:rsidR="009B2918" w:rsidRPr="00104304" w:rsidRDefault="009B2918" w:rsidP="00933B63">
            <w:pPr>
              <w:spacing w:before="60" w:after="60"/>
              <w:jc w:val="center"/>
              <w:rPr>
                <w:rFonts w:ascii="Garamond" w:hAnsi="Garamond"/>
              </w:rPr>
            </w:pPr>
            <w:r>
              <w:rPr>
                <w:rFonts w:ascii="Garamond" w:hAnsi="Garamond"/>
              </w:rPr>
              <w:t>81</w:t>
            </w:r>
          </w:p>
        </w:tc>
        <w:tc>
          <w:tcPr>
            <w:tcW w:w="1986" w:type="dxa"/>
            <w:hideMark/>
          </w:tcPr>
          <w:p w14:paraId="46AB9EA1" w14:textId="508C27B4" w:rsidR="009B2918" w:rsidRPr="00104304" w:rsidRDefault="009B2918" w:rsidP="00933B63">
            <w:pPr>
              <w:spacing w:before="60" w:after="60"/>
              <w:jc w:val="center"/>
              <w:rPr>
                <w:rFonts w:ascii="Garamond" w:hAnsi="Garamond"/>
              </w:rPr>
            </w:pPr>
            <w:r>
              <w:rPr>
                <w:rFonts w:ascii="Garamond" w:hAnsi="Garamond"/>
              </w:rPr>
              <w:t>100</w:t>
            </w:r>
          </w:p>
        </w:tc>
      </w:tr>
    </w:tbl>
    <w:p w14:paraId="19BB6388" w14:textId="77777777" w:rsidR="009B2918" w:rsidRPr="009B2918" w:rsidRDefault="009B2918" w:rsidP="009B2918">
      <w:pPr>
        <w:pStyle w:val="Default"/>
        <w:rPr>
          <w:rFonts w:ascii="Garamond" w:hAnsi="Garamond" w:cs="Garamond"/>
        </w:rPr>
      </w:pPr>
    </w:p>
    <w:p w14:paraId="73A308C4" w14:textId="39FDF9B4" w:rsidR="005824E4" w:rsidRDefault="005824E4" w:rsidP="003E454E">
      <w:pPr>
        <w:pStyle w:val="Default"/>
        <w:numPr>
          <w:ilvl w:val="0"/>
          <w:numId w:val="16"/>
        </w:numPr>
        <w:rPr>
          <w:rFonts w:ascii="Garamond" w:hAnsi="Garamond" w:cs="Garamond"/>
        </w:rPr>
      </w:pPr>
      <w:r>
        <w:rPr>
          <w:rFonts w:ascii="Garamond" w:hAnsi="Garamond" w:cs="Garamond"/>
        </w:rPr>
        <w:t>If it takes 5 machines 5 minutes to make 5 widgets, how long would it take 100 machines to make 100 widgets? (Answer: 5 minute</w:t>
      </w:r>
      <w:r w:rsidR="001A6C3D">
        <w:rPr>
          <w:rFonts w:ascii="Garamond" w:hAnsi="Garamond" w:cs="Garamond"/>
        </w:rPr>
        <w:t>s</w:t>
      </w:r>
      <w:r>
        <w:rPr>
          <w:rFonts w:ascii="Garamond" w:hAnsi="Garamond" w:cs="Garamond"/>
        </w:rPr>
        <w:t>)</w:t>
      </w:r>
    </w:p>
    <w:p w14:paraId="569DB19E" w14:textId="75F86FF1" w:rsidR="00CA479B" w:rsidRDefault="00CA479B" w:rsidP="003E454E">
      <w:pPr>
        <w:pStyle w:val="Default"/>
        <w:numPr>
          <w:ilvl w:val="0"/>
          <w:numId w:val="16"/>
        </w:numPr>
        <w:rPr>
          <w:rFonts w:ascii="Garamond" w:hAnsi="Garamond" w:cs="Garamond"/>
        </w:rPr>
      </w:pPr>
      <w:r>
        <w:rPr>
          <w:rFonts w:ascii="Garamond" w:hAnsi="Garamond" w:cs="Garamond"/>
        </w:rPr>
        <w:t>A bat and a ball cost $1.10 in total. The bat costs $1.00 more than the ball. How much does the ball cost?</w:t>
      </w:r>
      <w:r w:rsidRPr="00CA479B">
        <w:rPr>
          <w:rFonts w:ascii="Garamond" w:hAnsi="Garamond" w:cs="Garamond"/>
        </w:rPr>
        <w:t xml:space="preserve"> </w:t>
      </w:r>
      <w:r>
        <w:rPr>
          <w:rFonts w:ascii="Garamond" w:hAnsi="Garamond" w:cs="Garamond"/>
        </w:rPr>
        <w:t>(Answer: $0.05)</w:t>
      </w:r>
    </w:p>
    <w:p w14:paraId="7473DC93" w14:textId="55ABDD21" w:rsidR="00386E51" w:rsidRPr="000528BF" w:rsidRDefault="00386E51" w:rsidP="003E454E">
      <w:pPr>
        <w:pStyle w:val="Default"/>
        <w:numPr>
          <w:ilvl w:val="0"/>
          <w:numId w:val="16"/>
        </w:numPr>
        <w:rPr>
          <w:rFonts w:ascii="Garamond" w:hAnsi="Garamond" w:cs="Garamond"/>
        </w:rPr>
      </w:pPr>
      <w:r>
        <w:rPr>
          <w:rFonts w:ascii="Garamond" w:hAnsi="Garamond" w:cs="Garamond"/>
        </w:rPr>
        <w:t xml:space="preserve">In a lake, there is a patch of </w:t>
      </w:r>
      <w:proofErr w:type="spellStart"/>
      <w:r>
        <w:rPr>
          <w:rFonts w:ascii="Garamond" w:hAnsi="Garamond" w:cs="Garamond"/>
        </w:rPr>
        <w:t>lilypads</w:t>
      </w:r>
      <w:proofErr w:type="spellEnd"/>
      <w:r>
        <w:rPr>
          <w:rFonts w:ascii="Garamond" w:hAnsi="Garamond" w:cs="Garamond"/>
        </w:rPr>
        <w:t xml:space="preserve">. </w:t>
      </w:r>
      <w:proofErr w:type="spellStart"/>
      <w:r>
        <w:rPr>
          <w:rFonts w:ascii="Garamond" w:hAnsi="Garamond" w:cs="Garamond"/>
        </w:rPr>
        <w:t>Everyday</w:t>
      </w:r>
      <w:proofErr w:type="spellEnd"/>
      <w:r>
        <w:rPr>
          <w:rFonts w:ascii="Garamond" w:hAnsi="Garamond" w:cs="Garamond"/>
        </w:rPr>
        <w:t xml:space="preserve">, the patch doubles in size. If it takes 48 days for the patch to cover the entire lake, how long would it take for the patch to cover half of </w:t>
      </w:r>
      <w:r>
        <w:rPr>
          <w:rFonts w:ascii="Garamond" w:hAnsi="Garamond" w:cs="Garamond"/>
        </w:rPr>
        <w:lastRenderedPageBreak/>
        <w:t>the lake?</w:t>
      </w:r>
      <w:r w:rsidRPr="00386E51">
        <w:rPr>
          <w:rFonts w:ascii="Garamond" w:hAnsi="Garamond" w:cs="Garamond"/>
        </w:rPr>
        <w:t xml:space="preserve"> </w:t>
      </w:r>
      <w:r>
        <w:rPr>
          <w:rFonts w:ascii="Garamond" w:hAnsi="Garamond" w:cs="Garamond"/>
        </w:rPr>
        <w:t>(Answer: 47 da</w:t>
      </w:r>
      <w:r w:rsidRPr="000528BF">
        <w:rPr>
          <w:rFonts w:ascii="Garamond" w:hAnsi="Garamond" w:cs="Garamond"/>
        </w:rPr>
        <w:t>ys)</w:t>
      </w:r>
    </w:p>
    <w:p w14:paraId="16FCC6C7" w14:textId="77777777" w:rsidR="00B82536" w:rsidRPr="000528BF" w:rsidRDefault="00B82536" w:rsidP="00B82536">
      <w:pPr>
        <w:tabs>
          <w:tab w:val="left" w:pos="450"/>
        </w:tabs>
        <w:rPr>
          <w:rFonts w:ascii="Garamond" w:hAnsi="Garamond"/>
        </w:rPr>
      </w:pPr>
    </w:p>
    <w:p w14:paraId="2B0EACD9" w14:textId="2556617F" w:rsidR="0078398A" w:rsidRPr="000528BF" w:rsidRDefault="0078398A" w:rsidP="0078398A">
      <w:pPr>
        <w:tabs>
          <w:tab w:val="left" w:pos="450"/>
        </w:tabs>
        <w:spacing w:after="120"/>
        <w:jc w:val="center"/>
        <w:rPr>
          <w:rFonts w:ascii="Garamond" w:hAnsi="Garamond"/>
          <w:b/>
        </w:rPr>
      </w:pPr>
      <w:commentRangeStart w:id="50"/>
      <w:r w:rsidRPr="000528BF">
        <w:rPr>
          <w:rFonts w:ascii="Garamond" w:hAnsi="Garamond"/>
          <w:b/>
        </w:rPr>
        <w:t xml:space="preserve">Demographic </w:t>
      </w:r>
      <w:commentRangeStart w:id="51"/>
      <w:r w:rsidRPr="000528BF">
        <w:rPr>
          <w:rFonts w:ascii="Garamond" w:hAnsi="Garamond"/>
          <w:b/>
        </w:rPr>
        <w:t>Information</w:t>
      </w:r>
      <w:commentRangeEnd w:id="50"/>
      <w:r w:rsidR="00615F80">
        <w:rPr>
          <w:rStyle w:val="CommentReference"/>
        </w:rPr>
        <w:commentReference w:id="50"/>
      </w:r>
      <w:commentRangeEnd w:id="51"/>
      <w:r w:rsidR="00197A69">
        <w:rPr>
          <w:rStyle w:val="CommentReference"/>
        </w:rPr>
        <w:commentReference w:id="51"/>
      </w:r>
    </w:p>
    <w:p w14:paraId="6D09C457" w14:textId="6DA2971A" w:rsidR="0078398A" w:rsidRDefault="0093200E" w:rsidP="0078398A">
      <w:pPr>
        <w:pStyle w:val="Default"/>
        <w:rPr>
          <w:ins w:id="52" w:author="gaurav sood" w:date="2013-10-10T15:55:00Z"/>
          <w:rFonts w:ascii="Garamond" w:hAnsi="Garamond" w:cs="Garamond"/>
        </w:rPr>
      </w:pPr>
      <w:r>
        <w:rPr>
          <w:rFonts w:ascii="Garamond" w:hAnsi="Garamond" w:cs="Garamond"/>
        </w:rPr>
        <w:t>[Insert questions on Age, Gender, Education, Income, etc.]</w:t>
      </w:r>
    </w:p>
    <w:p w14:paraId="2AB6D6F6" w14:textId="77777777" w:rsidR="00895D98" w:rsidRPr="00895D98" w:rsidRDefault="00895D98" w:rsidP="00895D98">
      <w:pPr>
        <w:pStyle w:val="Default"/>
        <w:rPr>
          <w:ins w:id="53" w:author="gaurav sood" w:date="2013-10-10T15:55:00Z"/>
          <w:rFonts w:ascii="Garamond" w:hAnsi="Garamond" w:cs="Garamond"/>
        </w:rPr>
      </w:pPr>
      <w:ins w:id="54" w:author="gaurav sood" w:date="2013-10-10T15:55:00Z">
        <w:r w:rsidRPr="00895D98">
          <w:rPr>
            <w:rFonts w:ascii="Garamond" w:hAnsi="Garamond" w:cs="Garamond"/>
          </w:rPr>
          <w:t>What is the highest level of education you have achieved?</w:t>
        </w:r>
      </w:ins>
    </w:p>
    <w:p w14:paraId="43615549" w14:textId="77777777" w:rsidR="00895D98" w:rsidRPr="00895D98" w:rsidRDefault="00895D98" w:rsidP="00895D98">
      <w:pPr>
        <w:pStyle w:val="Default"/>
        <w:rPr>
          <w:ins w:id="55" w:author="gaurav sood" w:date="2013-10-10T15:55:00Z"/>
          <w:rFonts w:ascii="Garamond" w:hAnsi="Garamond" w:cs="Garamond"/>
        </w:rPr>
      </w:pPr>
      <w:ins w:id="56" w:author="gaurav sood" w:date="2013-10-10T15:55:00Z">
        <w:r w:rsidRPr="00895D98">
          <w:rPr>
            <w:rFonts w:ascii="Garamond" w:hAnsi="Garamond" w:cs="Garamond"/>
          </w:rPr>
          <w:t>No high school diploma</w:t>
        </w:r>
      </w:ins>
    </w:p>
    <w:p w14:paraId="0811BB06" w14:textId="77777777" w:rsidR="00895D98" w:rsidRPr="00895D98" w:rsidRDefault="00895D98" w:rsidP="00895D98">
      <w:pPr>
        <w:pStyle w:val="Default"/>
        <w:rPr>
          <w:ins w:id="57" w:author="gaurav sood" w:date="2013-10-10T15:55:00Z"/>
          <w:rFonts w:ascii="Garamond" w:hAnsi="Garamond" w:cs="Garamond"/>
        </w:rPr>
      </w:pPr>
      <w:ins w:id="58" w:author="gaurav sood" w:date="2013-10-10T15:55:00Z">
        <w:r w:rsidRPr="00895D98">
          <w:rPr>
            <w:rFonts w:ascii="Garamond" w:hAnsi="Garamond" w:cs="Garamond"/>
          </w:rPr>
          <w:t>High school diploma or equivalent</w:t>
        </w:r>
      </w:ins>
    </w:p>
    <w:p w14:paraId="2B407F11" w14:textId="77777777" w:rsidR="00895D98" w:rsidRPr="00895D98" w:rsidRDefault="00895D98" w:rsidP="00895D98">
      <w:pPr>
        <w:pStyle w:val="Default"/>
        <w:rPr>
          <w:ins w:id="59" w:author="gaurav sood" w:date="2013-10-10T15:55:00Z"/>
          <w:rFonts w:ascii="Garamond" w:hAnsi="Garamond" w:cs="Garamond"/>
        </w:rPr>
      </w:pPr>
      <w:ins w:id="60" w:author="gaurav sood" w:date="2013-10-10T15:55:00Z">
        <w:r w:rsidRPr="00895D98">
          <w:rPr>
            <w:rFonts w:ascii="Garamond" w:hAnsi="Garamond" w:cs="Garamond"/>
          </w:rPr>
          <w:t>Some college</w:t>
        </w:r>
      </w:ins>
    </w:p>
    <w:p w14:paraId="64577741" w14:textId="77777777" w:rsidR="00895D98" w:rsidRPr="00895D98" w:rsidRDefault="00895D98" w:rsidP="00895D98">
      <w:pPr>
        <w:pStyle w:val="Default"/>
        <w:rPr>
          <w:ins w:id="61" w:author="gaurav sood" w:date="2013-10-10T15:55:00Z"/>
          <w:rFonts w:ascii="Garamond" w:hAnsi="Garamond" w:cs="Garamond"/>
        </w:rPr>
      </w:pPr>
      <w:ins w:id="62" w:author="gaurav sood" w:date="2013-10-10T15:55:00Z">
        <w:r w:rsidRPr="00895D98">
          <w:rPr>
            <w:rFonts w:ascii="Garamond" w:hAnsi="Garamond" w:cs="Garamond"/>
          </w:rPr>
          <w:t>Two year degree</w:t>
        </w:r>
      </w:ins>
    </w:p>
    <w:p w14:paraId="0A86EEC7" w14:textId="77777777" w:rsidR="00895D98" w:rsidRPr="00895D98" w:rsidRDefault="00895D98" w:rsidP="00895D98">
      <w:pPr>
        <w:pStyle w:val="Default"/>
        <w:rPr>
          <w:ins w:id="63" w:author="gaurav sood" w:date="2013-10-10T15:55:00Z"/>
          <w:rFonts w:ascii="Garamond" w:hAnsi="Garamond" w:cs="Garamond"/>
        </w:rPr>
      </w:pPr>
      <w:ins w:id="64" w:author="gaurav sood" w:date="2013-10-10T15:55:00Z">
        <w:r w:rsidRPr="00895D98">
          <w:rPr>
            <w:rFonts w:ascii="Garamond" w:hAnsi="Garamond" w:cs="Garamond"/>
          </w:rPr>
          <w:t>Four year college graduate</w:t>
        </w:r>
      </w:ins>
    </w:p>
    <w:p w14:paraId="4A45584B" w14:textId="75830CED" w:rsidR="00895D98" w:rsidRDefault="00895D98" w:rsidP="00895D98">
      <w:pPr>
        <w:pStyle w:val="Default"/>
        <w:rPr>
          <w:ins w:id="65" w:author="gaurav sood" w:date="2013-10-10T15:55:00Z"/>
          <w:rFonts w:ascii="Garamond" w:hAnsi="Garamond" w:cs="Garamond"/>
        </w:rPr>
      </w:pPr>
      <w:ins w:id="66" w:author="gaurav sood" w:date="2013-10-10T15:55:00Z">
        <w:r w:rsidRPr="00895D98">
          <w:rPr>
            <w:rFonts w:ascii="Garamond" w:hAnsi="Garamond" w:cs="Garamond"/>
          </w:rPr>
          <w:t>Post-graduate degree</w:t>
        </w:r>
      </w:ins>
    </w:p>
    <w:p w14:paraId="442FE029" w14:textId="77777777" w:rsidR="001372D6" w:rsidRDefault="001372D6" w:rsidP="00895D98">
      <w:pPr>
        <w:pStyle w:val="Default"/>
        <w:rPr>
          <w:ins w:id="67" w:author="gaurav sood" w:date="2013-10-10T15:55:00Z"/>
          <w:rFonts w:ascii="Garamond" w:hAnsi="Garamond" w:cs="Garamond"/>
        </w:rPr>
      </w:pPr>
    </w:p>
    <w:p w14:paraId="7BB76938" w14:textId="5B3A847F" w:rsidR="001372D6" w:rsidRDefault="001372D6" w:rsidP="00895D98">
      <w:pPr>
        <w:pStyle w:val="Default"/>
        <w:rPr>
          <w:ins w:id="68" w:author="gaurav sood" w:date="2013-10-10T15:55:00Z"/>
          <w:rFonts w:ascii="Lucida Grande" w:hAnsi="Lucida Grande" w:cs="Lucida Grande"/>
          <w:color w:val="333639"/>
          <w:sz w:val="18"/>
          <w:szCs w:val="18"/>
          <w:shd w:val="clear" w:color="auto" w:fill="FFFFFF"/>
        </w:rPr>
      </w:pPr>
      <w:ins w:id="69" w:author="gaurav sood" w:date="2013-10-10T15:55:00Z">
        <w:r>
          <w:rPr>
            <w:rFonts w:ascii="Lucida Grande" w:hAnsi="Lucida Grande" w:cs="Lucida Grande"/>
            <w:color w:val="333639"/>
            <w:sz w:val="18"/>
            <w:szCs w:val="18"/>
            <w:shd w:val="clear" w:color="auto" w:fill="FFFFFF"/>
          </w:rPr>
          <w:t>In what year were you born?</w:t>
        </w:r>
      </w:ins>
    </w:p>
    <w:p w14:paraId="6EF9D29A" w14:textId="101C8329" w:rsidR="001372D6" w:rsidRDefault="001372D6" w:rsidP="00895D98">
      <w:pPr>
        <w:pStyle w:val="Default"/>
        <w:rPr>
          <w:ins w:id="70" w:author="gaurav sood" w:date="2013-10-10T15:55:00Z"/>
          <w:rFonts w:ascii="Lucida Grande" w:hAnsi="Lucida Grande" w:cs="Lucida Grande"/>
          <w:color w:val="333639"/>
          <w:sz w:val="18"/>
          <w:szCs w:val="18"/>
          <w:shd w:val="clear" w:color="auto" w:fill="FFFFFF"/>
        </w:rPr>
      </w:pPr>
      <w:ins w:id="71" w:author="gaurav sood" w:date="2013-10-10T15:55:00Z">
        <w:r>
          <w:rPr>
            <w:rFonts w:ascii="Lucida Grande" w:hAnsi="Lucida Grande" w:cs="Lucida Grande"/>
            <w:color w:val="333639"/>
            <w:sz w:val="18"/>
            <w:szCs w:val="18"/>
            <w:shd w:val="clear" w:color="auto" w:fill="FFFFFF"/>
          </w:rPr>
          <w:t>19</w:t>
        </w:r>
        <w:proofErr w:type="gramStart"/>
        <w:r>
          <w:rPr>
            <w:rFonts w:ascii="Lucida Grande" w:hAnsi="Lucida Grande" w:cs="Lucida Grande"/>
            <w:color w:val="333639"/>
            <w:sz w:val="18"/>
            <w:szCs w:val="18"/>
            <w:shd w:val="clear" w:color="auto" w:fill="FFFFFF"/>
          </w:rPr>
          <w:t>..</w:t>
        </w:r>
        <w:proofErr w:type="gramEnd"/>
      </w:ins>
    </w:p>
    <w:p w14:paraId="01114F51" w14:textId="77777777" w:rsidR="001372D6" w:rsidRDefault="001372D6" w:rsidP="00895D98">
      <w:pPr>
        <w:pStyle w:val="Default"/>
        <w:rPr>
          <w:ins w:id="72" w:author="gaurav sood" w:date="2013-10-10T15:55:00Z"/>
          <w:rFonts w:ascii="Lucida Grande" w:hAnsi="Lucida Grande" w:cs="Lucida Grande"/>
          <w:color w:val="333639"/>
          <w:sz w:val="18"/>
          <w:szCs w:val="18"/>
          <w:shd w:val="clear" w:color="auto" w:fill="FFFFFF"/>
        </w:rPr>
      </w:pPr>
    </w:p>
    <w:p w14:paraId="655DD571" w14:textId="2A474E5D" w:rsidR="00C16628" w:rsidRDefault="00C16628" w:rsidP="00895D98">
      <w:pPr>
        <w:pStyle w:val="Default"/>
        <w:rPr>
          <w:ins w:id="73" w:author="gaurav sood" w:date="2013-10-10T15:55:00Z"/>
          <w:rFonts w:ascii="Lucida Grande" w:hAnsi="Lucida Grande" w:cs="Lucida Grande"/>
          <w:color w:val="333639"/>
          <w:sz w:val="18"/>
          <w:szCs w:val="18"/>
          <w:shd w:val="clear" w:color="auto" w:fill="FFFFFF"/>
        </w:rPr>
      </w:pPr>
      <w:ins w:id="74" w:author="gaurav sood" w:date="2013-10-10T15:55:00Z">
        <w:r>
          <w:rPr>
            <w:rFonts w:ascii="Lucida Grande" w:hAnsi="Lucida Grande" w:cs="Lucida Grande"/>
            <w:color w:val="333639"/>
            <w:sz w:val="18"/>
            <w:szCs w:val="18"/>
            <w:shd w:val="clear" w:color="auto" w:fill="FFFFFF"/>
          </w:rPr>
          <w:t>Are you</w:t>
        </w:r>
      </w:ins>
    </w:p>
    <w:p w14:paraId="5BD234FA" w14:textId="093FC074" w:rsidR="00C16628" w:rsidRDefault="00C16628" w:rsidP="00895D98">
      <w:pPr>
        <w:pStyle w:val="Default"/>
        <w:rPr>
          <w:ins w:id="75" w:author="gaurav sood" w:date="2013-10-10T15:55:00Z"/>
          <w:rFonts w:ascii="Lucida Grande" w:hAnsi="Lucida Grande" w:cs="Lucida Grande"/>
          <w:color w:val="333639"/>
          <w:sz w:val="18"/>
          <w:szCs w:val="18"/>
          <w:shd w:val="clear" w:color="auto" w:fill="FFFFFF"/>
        </w:rPr>
      </w:pPr>
      <w:ins w:id="76" w:author="gaurav sood" w:date="2013-10-10T15:55:00Z">
        <w:r>
          <w:rPr>
            <w:rFonts w:ascii="Lucida Grande" w:hAnsi="Lucida Grande" w:cs="Lucida Grande"/>
            <w:color w:val="333639"/>
            <w:sz w:val="18"/>
            <w:szCs w:val="18"/>
            <w:shd w:val="clear" w:color="auto" w:fill="FFFFFF"/>
          </w:rPr>
          <w:tab/>
          <w:t>Male</w:t>
        </w:r>
      </w:ins>
    </w:p>
    <w:p w14:paraId="710C8B0F" w14:textId="06715B9F" w:rsidR="00C16628" w:rsidRDefault="00C16628" w:rsidP="00895D98">
      <w:pPr>
        <w:pStyle w:val="Default"/>
        <w:rPr>
          <w:ins w:id="77" w:author="gaurav sood" w:date="2013-10-10T15:55:00Z"/>
          <w:rFonts w:ascii="Lucida Grande" w:hAnsi="Lucida Grande" w:cs="Lucida Grande"/>
          <w:color w:val="333639"/>
          <w:sz w:val="18"/>
          <w:szCs w:val="18"/>
          <w:shd w:val="clear" w:color="auto" w:fill="FFFFFF"/>
        </w:rPr>
      </w:pPr>
      <w:ins w:id="78" w:author="gaurav sood" w:date="2013-10-10T15:55:00Z">
        <w:r>
          <w:rPr>
            <w:rFonts w:ascii="Lucida Grande" w:hAnsi="Lucida Grande" w:cs="Lucida Grande"/>
            <w:color w:val="333639"/>
            <w:sz w:val="18"/>
            <w:szCs w:val="18"/>
            <w:shd w:val="clear" w:color="auto" w:fill="FFFFFF"/>
          </w:rPr>
          <w:tab/>
          <w:t>Female</w:t>
        </w:r>
      </w:ins>
    </w:p>
    <w:p w14:paraId="3CE87854" w14:textId="77777777" w:rsidR="00CB3CEB" w:rsidRDefault="00CB3CEB" w:rsidP="00895D98">
      <w:pPr>
        <w:pStyle w:val="Default"/>
        <w:rPr>
          <w:ins w:id="79" w:author="gaurav sood" w:date="2013-10-10T15:55:00Z"/>
          <w:rFonts w:ascii="Lucida Grande" w:hAnsi="Lucida Grande" w:cs="Lucida Grande"/>
          <w:color w:val="333639"/>
          <w:sz w:val="18"/>
          <w:szCs w:val="18"/>
          <w:shd w:val="clear" w:color="auto" w:fill="FFFFFF"/>
        </w:rPr>
      </w:pPr>
    </w:p>
    <w:p w14:paraId="00D8563F" w14:textId="498CE2E0" w:rsidR="00C16628" w:rsidRPr="000528BF" w:rsidRDefault="00CB3CEB" w:rsidP="00895D98">
      <w:pPr>
        <w:pStyle w:val="Default"/>
        <w:rPr>
          <w:rFonts w:ascii="Garamond" w:hAnsi="Garamond" w:cs="Garamond"/>
        </w:rPr>
      </w:pPr>
      <w:ins w:id="80" w:author="gaurav sood" w:date="2013-10-10T15:55:00Z">
        <w:r>
          <w:rPr>
            <w:rStyle w:val="apple-converted-space"/>
            <w:rFonts w:ascii="Lucida Grande" w:hAnsi="Lucida Grande" w:cs="Lucida Grande"/>
            <w:color w:val="333639"/>
            <w:sz w:val="18"/>
            <w:szCs w:val="18"/>
            <w:shd w:val="clear" w:color="auto" w:fill="FFFFFF"/>
          </w:rPr>
          <w:t> </w:t>
        </w:r>
        <w:r>
          <w:rPr>
            <w:rFonts w:ascii="Lucida Grande" w:hAnsi="Lucida Grande" w:cs="Lucida Grande"/>
            <w:color w:val="333639"/>
            <w:sz w:val="18"/>
            <w:szCs w:val="18"/>
            <w:shd w:val="clear" w:color="auto" w:fill="FFFFFF"/>
          </w:rPr>
          <w:t>In which state or territory do you primarily reside?</w:t>
        </w:r>
      </w:ins>
    </w:p>
    <w:p w14:paraId="2ABE30B2" w14:textId="77777777" w:rsidR="0078398A" w:rsidRDefault="0078398A" w:rsidP="0078398A">
      <w:pPr>
        <w:tabs>
          <w:tab w:val="left" w:pos="450"/>
        </w:tabs>
        <w:rPr>
          <w:ins w:id="81" w:author="gaurav sood" w:date="2013-10-10T15:56:00Z"/>
          <w:rFonts w:ascii="Garamond" w:hAnsi="Garamond"/>
        </w:rPr>
      </w:pPr>
    </w:p>
    <w:p w14:paraId="6020B903" w14:textId="1616E526" w:rsidR="00D95E10" w:rsidRDefault="00D95E10" w:rsidP="0078398A">
      <w:pPr>
        <w:tabs>
          <w:tab w:val="left" w:pos="450"/>
        </w:tabs>
        <w:rPr>
          <w:ins w:id="82" w:author="gaurav sood" w:date="2013-10-10T15:56:00Z"/>
          <w:rFonts w:ascii="Garamond" w:hAnsi="Garamond"/>
        </w:rPr>
      </w:pPr>
      <w:ins w:id="83" w:author="gaurav sood" w:date="2013-10-10T15:56:00Z">
        <w:r>
          <w:rPr>
            <w:rFonts w:ascii="Garamond" w:hAnsi="Garamond"/>
          </w:rPr>
          <w:t>Political Interest</w:t>
        </w:r>
      </w:ins>
    </w:p>
    <w:p w14:paraId="5DAE6911" w14:textId="77777777" w:rsidR="00D95E10" w:rsidRDefault="00D95E10" w:rsidP="0078398A">
      <w:pPr>
        <w:tabs>
          <w:tab w:val="left" w:pos="450"/>
        </w:tabs>
        <w:rPr>
          <w:ins w:id="84" w:author="gaurav sood" w:date="2013-10-10T15:56:00Z"/>
          <w:rFonts w:ascii="Lucida Grande" w:hAnsi="Lucida Grande" w:cs="Lucida Grande"/>
          <w:color w:val="333639"/>
          <w:sz w:val="18"/>
          <w:szCs w:val="18"/>
          <w:shd w:val="clear" w:color="auto" w:fill="FFFFFF"/>
        </w:rPr>
      </w:pPr>
    </w:p>
    <w:p w14:paraId="6266A00C" w14:textId="0DC225D6" w:rsidR="00D95E10" w:rsidRDefault="00D95E10" w:rsidP="0078398A">
      <w:pPr>
        <w:tabs>
          <w:tab w:val="left" w:pos="450"/>
        </w:tabs>
        <w:rPr>
          <w:ins w:id="85" w:author="gaurav sood" w:date="2013-10-10T15:56:00Z"/>
          <w:rFonts w:ascii="Lucida Grande" w:hAnsi="Lucida Grande" w:cs="Lucida Grande"/>
          <w:color w:val="333639"/>
          <w:sz w:val="18"/>
          <w:szCs w:val="18"/>
          <w:shd w:val="clear" w:color="auto" w:fill="FFFFFF"/>
        </w:rPr>
      </w:pPr>
      <w:ins w:id="86" w:author="gaurav sood" w:date="2013-10-10T15:56:00Z">
        <w:r>
          <w:rPr>
            <w:rFonts w:ascii="Lucida Grande" w:hAnsi="Lucida Grande" w:cs="Lucida Grande"/>
            <w:color w:val="333639"/>
            <w:sz w:val="18"/>
            <w:szCs w:val="18"/>
            <w:shd w:val="clear" w:color="auto" w:fill="FFFFFF"/>
          </w:rPr>
          <w:t>Some people are extremely interested in politics, others not at all. On a scale of 0 to 10, where 0 is not at all, 10 is extremely, and 5 is exactly in the middle, how interested would you say you generally are in politics and public affairs?</w:t>
        </w:r>
      </w:ins>
    </w:p>
    <w:p w14:paraId="6C323880" w14:textId="77777777" w:rsidR="00D95E10" w:rsidRPr="000528BF" w:rsidRDefault="00D95E10" w:rsidP="0078398A">
      <w:pPr>
        <w:tabs>
          <w:tab w:val="left" w:pos="450"/>
        </w:tabs>
        <w:rPr>
          <w:rFonts w:ascii="Garamond" w:hAnsi="Garamond"/>
        </w:rPr>
      </w:pPr>
    </w:p>
    <w:p w14:paraId="5D5EF680" w14:textId="21195C74" w:rsidR="0078398A" w:rsidRPr="000528BF" w:rsidRDefault="0078398A" w:rsidP="0078398A">
      <w:pPr>
        <w:tabs>
          <w:tab w:val="left" w:pos="450"/>
        </w:tabs>
        <w:spacing w:after="120"/>
        <w:jc w:val="center"/>
        <w:rPr>
          <w:rFonts w:ascii="Garamond" w:hAnsi="Garamond"/>
          <w:b/>
        </w:rPr>
      </w:pPr>
      <w:r w:rsidRPr="000528BF">
        <w:rPr>
          <w:rFonts w:ascii="Garamond" w:hAnsi="Garamond"/>
          <w:b/>
        </w:rPr>
        <w:t>Party Identification</w:t>
      </w:r>
      <w:ins w:id="87" w:author="gaurav sood" w:date="2013-10-10T15:46:00Z">
        <w:r w:rsidR="00D51705">
          <w:rPr>
            <w:rFonts w:ascii="Garamond" w:hAnsi="Garamond"/>
            <w:b/>
          </w:rPr>
          <w:t xml:space="preserve"> (Need the branching 7 point version)</w:t>
        </w:r>
      </w:ins>
    </w:p>
    <w:p w14:paraId="27EBC542" w14:textId="1AFB4FB8" w:rsidR="000528BF" w:rsidRDefault="000528BF" w:rsidP="000528BF">
      <w:pPr>
        <w:rPr>
          <w:rFonts w:ascii="Garamond" w:eastAsia="Times New Roman" w:hAnsi="Garamond" w:cs="Arial"/>
          <w:bCs/>
          <w:color w:val="000000"/>
          <w:shd w:val="clear" w:color="auto" w:fill="FFFFFF"/>
        </w:rPr>
      </w:pPr>
      <w:r w:rsidRPr="000528BF">
        <w:rPr>
          <w:rFonts w:ascii="Garamond" w:eastAsia="Times New Roman" w:hAnsi="Garamond" w:cs="Arial"/>
          <w:bCs/>
          <w:color w:val="000000"/>
          <w:shd w:val="clear" w:color="auto" w:fill="FFFFFF"/>
        </w:rPr>
        <w:t>Generally speaking, do you usually think of yourself as a Republican, a Democrat, an Independent, or something else?</w:t>
      </w:r>
    </w:p>
    <w:p w14:paraId="362DF80C" w14:textId="78E8EF05" w:rsidR="000528BF" w:rsidRDefault="000528BF" w:rsidP="000528BF">
      <w:pPr>
        <w:pStyle w:val="ListParagraph"/>
        <w:numPr>
          <w:ilvl w:val="0"/>
          <w:numId w:val="22"/>
        </w:numPr>
        <w:rPr>
          <w:rFonts w:ascii="Garamond" w:eastAsia="Times New Roman" w:hAnsi="Garamond" w:cs="Times New Roman"/>
        </w:rPr>
      </w:pPr>
      <w:r>
        <w:rPr>
          <w:rFonts w:ascii="Garamond" w:eastAsia="Times New Roman" w:hAnsi="Garamond" w:cs="Times New Roman"/>
        </w:rPr>
        <w:t>Republican</w:t>
      </w:r>
    </w:p>
    <w:p w14:paraId="5CDBD78C" w14:textId="32C32E7A" w:rsidR="000528BF" w:rsidRDefault="000528BF" w:rsidP="000528BF">
      <w:pPr>
        <w:pStyle w:val="ListParagraph"/>
        <w:numPr>
          <w:ilvl w:val="0"/>
          <w:numId w:val="22"/>
        </w:numPr>
        <w:rPr>
          <w:rFonts w:ascii="Garamond" w:eastAsia="Times New Roman" w:hAnsi="Garamond" w:cs="Times New Roman"/>
        </w:rPr>
      </w:pPr>
      <w:r>
        <w:rPr>
          <w:rFonts w:ascii="Garamond" w:eastAsia="Times New Roman" w:hAnsi="Garamond" w:cs="Times New Roman"/>
        </w:rPr>
        <w:t>Democrat</w:t>
      </w:r>
    </w:p>
    <w:p w14:paraId="1B2698DE" w14:textId="596FDC67" w:rsidR="000528BF" w:rsidRDefault="000528BF" w:rsidP="000528BF">
      <w:pPr>
        <w:pStyle w:val="ListParagraph"/>
        <w:numPr>
          <w:ilvl w:val="0"/>
          <w:numId w:val="22"/>
        </w:numPr>
        <w:rPr>
          <w:rFonts w:ascii="Garamond" w:eastAsia="Times New Roman" w:hAnsi="Garamond" w:cs="Times New Roman"/>
        </w:rPr>
      </w:pPr>
      <w:r>
        <w:rPr>
          <w:rFonts w:ascii="Garamond" w:eastAsia="Times New Roman" w:hAnsi="Garamond" w:cs="Times New Roman"/>
        </w:rPr>
        <w:t>Independent</w:t>
      </w:r>
    </w:p>
    <w:p w14:paraId="04DAD025" w14:textId="336747C4" w:rsidR="000528BF" w:rsidRPr="000528BF" w:rsidRDefault="000528BF" w:rsidP="000528BF">
      <w:pPr>
        <w:pStyle w:val="ListParagraph"/>
        <w:numPr>
          <w:ilvl w:val="0"/>
          <w:numId w:val="22"/>
        </w:numPr>
        <w:rPr>
          <w:rFonts w:ascii="Garamond" w:eastAsia="Times New Roman" w:hAnsi="Garamond" w:cs="Times New Roman"/>
        </w:rPr>
      </w:pPr>
      <w:r>
        <w:rPr>
          <w:rFonts w:ascii="Garamond" w:eastAsia="Times New Roman" w:hAnsi="Garamond" w:cs="Times New Roman"/>
        </w:rPr>
        <w:t>Something else</w:t>
      </w:r>
    </w:p>
    <w:p w14:paraId="30A05529" w14:textId="77777777" w:rsidR="0078398A" w:rsidRPr="000528BF" w:rsidRDefault="0078398A" w:rsidP="0078398A">
      <w:pPr>
        <w:tabs>
          <w:tab w:val="left" w:pos="450"/>
        </w:tabs>
        <w:rPr>
          <w:rFonts w:ascii="Garamond" w:hAnsi="Garamond"/>
        </w:rPr>
      </w:pPr>
    </w:p>
    <w:p w14:paraId="11EFD41F" w14:textId="0F545030" w:rsidR="0078398A" w:rsidRPr="000528BF" w:rsidRDefault="0078398A" w:rsidP="0078398A">
      <w:pPr>
        <w:tabs>
          <w:tab w:val="left" w:pos="450"/>
        </w:tabs>
        <w:spacing w:after="120"/>
        <w:jc w:val="center"/>
        <w:rPr>
          <w:rFonts w:ascii="Garamond" w:hAnsi="Garamond"/>
          <w:b/>
        </w:rPr>
      </w:pPr>
      <w:commentRangeStart w:id="88"/>
      <w:commentRangeStart w:id="89"/>
      <w:r w:rsidRPr="000528BF">
        <w:rPr>
          <w:rFonts w:ascii="Garamond" w:hAnsi="Garamond"/>
          <w:b/>
        </w:rPr>
        <w:t>Ideology</w:t>
      </w:r>
      <w:commentRangeEnd w:id="88"/>
      <w:r w:rsidR="006F4245">
        <w:rPr>
          <w:rStyle w:val="CommentReference"/>
        </w:rPr>
        <w:commentReference w:id="88"/>
      </w:r>
      <w:commentRangeEnd w:id="89"/>
      <w:r w:rsidR="00197A69">
        <w:rPr>
          <w:rStyle w:val="CommentReference"/>
        </w:rPr>
        <w:commentReference w:id="89"/>
      </w:r>
    </w:p>
    <w:p w14:paraId="49BFD69F" w14:textId="423CD5E9" w:rsidR="00C412B3" w:rsidRDefault="00C412B3" w:rsidP="00C412B3">
      <w:pPr>
        <w:tabs>
          <w:tab w:val="left" w:pos="450"/>
        </w:tabs>
        <w:rPr>
          <w:rFonts w:ascii="Garamond" w:hAnsi="Garamond"/>
        </w:rPr>
      </w:pPr>
      <w:r w:rsidRPr="00C412B3">
        <w:rPr>
          <w:rFonts w:ascii="Garamond" w:hAnsi="Garamond"/>
        </w:rPr>
        <w:t>Here is a seven-point scale on which the</w:t>
      </w:r>
      <w:r>
        <w:rPr>
          <w:rFonts w:ascii="Garamond" w:hAnsi="Garamond"/>
        </w:rPr>
        <w:t xml:space="preserve"> political views that people </w:t>
      </w:r>
      <w:r w:rsidRPr="00C412B3">
        <w:rPr>
          <w:rFonts w:ascii="Garamond" w:hAnsi="Garamond"/>
        </w:rPr>
        <w:t xml:space="preserve">might hold are arranged from extremely liberal to extremely </w:t>
      </w:r>
      <w:r>
        <w:rPr>
          <w:rFonts w:ascii="Garamond" w:hAnsi="Garamond"/>
        </w:rPr>
        <w:t>conservative.</w:t>
      </w:r>
    </w:p>
    <w:p w14:paraId="320F2A5B" w14:textId="77777777" w:rsidR="00BA4D5F" w:rsidRDefault="00BA4D5F" w:rsidP="00C412B3">
      <w:pPr>
        <w:tabs>
          <w:tab w:val="left" w:pos="450"/>
        </w:tabs>
        <w:rPr>
          <w:rFonts w:ascii="Garamond" w:hAnsi="Garamond"/>
        </w:rPr>
      </w:pPr>
      <w:bookmarkStart w:id="90" w:name="_GoBack"/>
      <w:bookmarkEnd w:id="90"/>
    </w:p>
    <w:p w14:paraId="13F60C95" w14:textId="482D41EF" w:rsidR="008E28FC" w:rsidRDefault="008E28FC" w:rsidP="00CF2D52">
      <w:pPr>
        <w:tabs>
          <w:tab w:val="left" w:pos="450"/>
        </w:tabs>
        <w:jc w:val="center"/>
        <w:rPr>
          <w:rFonts w:ascii="Garamond" w:hAnsi="Garamond"/>
        </w:rPr>
      </w:pPr>
      <w:r>
        <w:rPr>
          <w:rFonts w:ascii="Garamond" w:hAnsi="Garamond"/>
        </w:rPr>
        <w:t xml:space="preserve">[Insert </w:t>
      </w:r>
      <w:r w:rsidR="00CF2D52">
        <w:rPr>
          <w:rFonts w:ascii="Garamond" w:hAnsi="Garamond"/>
        </w:rPr>
        <w:t xml:space="preserve">seven-point </w:t>
      </w:r>
      <w:r>
        <w:rPr>
          <w:rFonts w:ascii="Garamond" w:hAnsi="Garamond"/>
        </w:rPr>
        <w:t>scale here]</w:t>
      </w:r>
    </w:p>
    <w:p w14:paraId="614D6B65" w14:textId="77777777" w:rsidR="008E28FC" w:rsidRDefault="008E28FC" w:rsidP="00C412B3">
      <w:pPr>
        <w:tabs>
          <w:tab w:val="left" w:pos="450"/>
        </w:tabs>
        <w:rPr>
          <w:rFonts w:ascii="Garamond" w:hAnsi="Garamond"/>
        </w:rPr>
      </w:pPr>
    </w:p>
    <w:p w14:paraId="3586D806" w14:textId="1F689C70" w:rsidR="00BA4D5F" w:rsidDel="00D51705" w:rsidRDefault="00BA4D5F" w:rsidP="00BA4D5F">
      <w:pPr>
        <w:tabs>
          <w:tab w:val="left" w:pos="450"/>
        </w:tabs>
        <w:rPr>
          <w:del w:id="91" w:author="gaurav sood" w:date="2013-10-10T15:46:00Z"/>
          <w:rFonts w:ascii="Garamond" w:hAnsi="Garamond"/>
        </w:rPr>
      </w:pPr>
      <w:del w:id="92" w:author="gaurav sood" w:date="2013-10-10T15:46:00Z">
        <w:r w:rsidRPr="00BA4D5F" w:rsidDel="00D51705">
          <w:rPr>
            <w:rFonts w:ascii="Garamond" w:hAnsi="Garamond"/>
          </w:rPr>
          <w:delText>Where would you place yourself</w:delText>
        </w:r>
        <w:r w:rsidDel="00D51705">
          <w:rPr>
            <w:rFonts w:ascii="Garamond" w:hAnsi="Garamond"/>
          </w:rPr>
          <w:delText xml:space="preserve"> on this scale</w:delText>
        </w:r>
        <w:r w:rsidR="00262181" w:rsidDel="00D51705">
          <w:rPr>
            <w:rFonts w:ascii="Garamond" w:hAnsi="Garamond"/>
          </w:rPr>
          <w:delText>?</w:delText>
        </w:r>
      </w:del>
    </w:p>
    <w:p w14:paraId="047F414C" w14:textId="1ECD15EE" w:rsidR="00262181" w:rsidDel="00D51705" w:rsidRDefault="00262181" w:rsidP="00262181">
      <w:pPr>
        <w:pStyle w:val="ListParagraph"/>
        <w:numPr>
          <w:ilvl w:val="0"/>
          <w:numId w:val="24"/>
        </w:numPr>
        <w:tabs>
          <w:tab w:val="left" w:pos="450"/>
        </w:tabs>
        <w:rPr>
          <w:del w:id="93" w:author="gaurav sood" w:date="2013-10-10T15:46:00Z"/>
          <w:rFonts w:ascii="Garamond" w:hAnsi="Garamond"/>
        </w:rPr>
      </w:pPr>
      <w:del w:id="94" w:author="gaurav sood" w:date="2013-10-10T15:46:00Z">
        <w:r w:rsidDel="00D51705">
          <w:rPr>
            <w:rFonts w:ascii="Garamond" w:hAnsi="Garamond"/>
          </w:rPr>
          <w:delText>Extremely liberal</w:delText>
        </w:r>
      </w:del>
    </w:p>
    <w:p w14:paraId="3B89E3C0" w14:textId="6F1F2BF0" w:rsidR="00262181" w:rsidDel="00D51705" w:rsidRDefault="00262181" w:rsidP="00262181">
      <w:pPr>
        <w:pStyle w:val="ListParagraph"/>
        <w:numPr>
          <w:ilvl w:val="0"/>
          <w:numId w:val="24"/>
        </w:numPr>
        <w:tabs>
          <w:tab w:val="left" w:pos="450"/>
        </w:tabs>
        <w:rPr>
          <w:del w:id="95" w:author="gaurav sood" w:date="2013-10-10T15:46:00Z"/>
          <w:rFonts w:ascii="Garamond" w:hAnsi="Garamond"/>
        </w:rPr>
      </w:pPr>
      <w:del w:id="96" w:author="gaurav sood" w:date="2013-10-10T15:46:00Z">
        <w:r w:rsidDel="00D51705">
          <w:rPr>
            <w:rFonts w:ascii="Garamond" w:hAnsi="Garamond"/>
          </w:rPr>
          <w:delText>Liberal</w:delText>
        </w:r>
      </w:del>
    </w:p>
    <w:p w14:paraId="6E072E80" w14:textId="17B04D1D" w:rsidR="00262181" w:rsidDel="00D51705" w:rsidRDefault="00262181" w:rsidP="00262181">
      <w:pPr>
        <w:pStyle w:val="ListParagraph"/>
        <w:numPr>
          <w:ilvl w:val="0"/>
          <w:numId w:val="24"/>
        </w:numPr>
        <w:tabs>
          <w:tab w:val="left" w:pos="450"/>
        </w:tabs>
        <w:rPr>
          <w:del w:id="97" w:author="gaurav sood" w:date="2013-10-10T15:46:00Z"/>
          <w:rFonts w:ascii="Garamond" w:hAnsi="Garamond"/>
        </w:rPr>
      </w:pPr>
      <w:del w:id="98" w:author="gaurav sood" w:date="2013-10-10T15:46:00Z">
        <w:r w:rsidDel="00D51705">
          <w:rPr>
            <w:rFonts w:ascii="Garamond" w:hAnsi="Garamond"/>
          </w:rPr>
          <w:delText>Slightly liberal</w:delText>
        </w:r>
      </w:del>
    </w:p>
    <w:p w14:paraId="3E03AD9F" w14:textId="2D7733D3" w:rsidR="00262181" w:rsidDel="00D51705" w:rsidRDefault="00262181" w:rsidP="00262181">
      <w:pPr>
        <w:pStyle w:val="ListParagraph"/>
        <w:numPr>
          <w:ilvl w:val="0"/>
          <w:numId w:val="24"/>
        </w:numPr>
        <w:tabs>
          <w:tab w:val="left" w:pos="450"/>
        </w:tabs>
        <w:rPr>
          <w:del w:id="99" w:author="gaurav sood" w:date="2013-10-10T15:46:00Z"/>
          <w:rFonts w:ascii="Garamond" w:hAnsi="Garamond"/>
        </w:rPr>
      </w:pPr>
      <w:del w:id="100" w:author="gaurav sood" w:date="2013-10-10T15:46:00Z">
        <w:r w:rsidDel="00D51705">
          <w:rPr>
            <w:rFonts w:ascii="Garamond" w:hAnsi="Garamond"/>
          </w:rPr>
          <w:delText>Moderate</w:delText>
        </w:r>
      </w:del>
    </w:p>
    <w:p w14:paraId="64E8A64B" w14:textId="50C05FB3" w:rsidR="00262181" w:rsidDel="00D51705" w:rsidRDefault="00262181" w:rsidP="00262181">
      <w:pPr>
        <w:pStyle w:val="ListParagraph"/>
        <w:numPr>
          <w:ilvl w:val="0"/>
          <w:numId w:val="24"/>
        </w:numPr>
        <w:tabs>
          <w:tab w:val="left" w:pos="450"/>
        </w:tabs>
        <w:rPr>
          <w:del w:id="101" w:author="gaurav sood" w:date="2013-10-10T15:46:00Z"/>
          <w:rFonts w:ascii="Garamond" w:hAnsi="Garamond"/>
        </w:rPr>
      </w:pPr>
      <w:del w:id="102" w:author="gaurav sood" w:date="2013-10-10T15:46:00Z">
        <w:r w:rsidDel="00D51705">
          <w:rPr>
            <w:rFonts w:ascii="Garamond" w:hAnsi="Garamond"/>
          </w:rPr>
          <w:delText>Slightly conservative</w:delText>
        </w:r>
      </w:del>
    </w:p>
    <w:p w14:paraId="138A94F1" w14:textId="2BC5B861" w:rsidR="00262181" w:rsidDel="00D51705" w:rsidRDefault="00262181" w:rsidP="00262181">
      <w:pPr>
        <w:pStyle w:val="ListParagraph"/>
        <w:numPr>
          <w:ilvl w:val="0"/>
          <w:numId w:val="24"/>
        </w:numPr>
        <w:tabs>
          <w:tab w:val="left" w:pos="450"/>
        </w:tabs>
        <w:rPr>
          <w:del w:id="103" w:author="gaurav sood" w:date="2013-10-10T15:46:00Z"/>
          <w:rFonts w:ascii="Garamond" w:hAnsi="Garamond"/>
        </w:rPr>
      </w:pPr>
      <w:del w:id="104" w:author="gaurav sood" w:date="2013-10-10T15:46:00Z">
        <w:r w:rsidDel="00D51705">
          <w:rPr>
            <w:rFonts w:ascii="Garamond" w:hAnsi="Garamond"/>
          </w:rPr>
          <w:delText>Conservative</w:delText>
        </w:r>
      </w:del>
    </w:p>
    <w:p w14:paraId="4F1B511E" w14:textId="2351855F" w:rsidR="00262181" w:rsidDel="00D51705" w:rsidRDefault="00262181" w:rsidP="00262181">
      <w:pPr>
        <w:pStyle w:val="ListParagraph"/>
        <w:numPr>
          <w:ilvl w:val="0"/>
          <w:numId w:val="24"/>
        </w:numPr>
        <w:tabs>
          <w:tab w:val="left" w:pos="450"/>
        </w:tabs>
        <w:rPr>
          <w:del w:id="105" w:author="gaurav sood" w:date="2013-10-10T15:46:00Z"/>
          <w:rFonts w:ascii="Garamond" w:hAnsi="Garamond"/>
        </w:rPr>
      </w:pPr>
      <w:del w:id="106" w:author="gaurav sood" w:date="2013-10-10T15:46:00Z">
        <w:r w:rsidDel="00D51705">
          <w:rPr>
            <w:rFonts w:ascii="Garamond" w:hAnsi="Garamond"/>
          </w:rPr>
          <w:delText>Extremely conservative</w:delText>
        </w:r>
      </w:del>
    </w:p>
    <w:p w14:paraId="5F997EB5" w14:textId="77777777" w:rsidR="00C412B3" w:rsidRPr="00C412B3" w:rsidRDefault="00C412B3" w:rsidP="00C412B3">
      <w:pPr>
        <w:tabs>
          <w:tab w:val="left" w:pos="450"/>
        </w:tabs>
        <w:rPr>
          <w:rFonts w:ascii="Garamond" w:hAnsi="Garamond"/>
        </w:rPr>
      </w:pPr>
    </w:p>
    <w:p w14:paraId="29A6911E" w14:textId="77777777" w:rsidR="00C03EF5" w:rsidRPr="000528BF" w:rsidRDefault="00C03EF5" w:rsidP="00C03EF5">
      <w:pPr>
        <w:tabs>
          <w:tab w:val="left" w:pos="450"/>
        </w:tabs>
        <w:spacing w:after="120"/>
        <w:jc w:val="center"/>
        <w:rPr>
          <w:rFonts w:ascii="Garamond" w:hAnsi="Garamond"/>
          <w:b/>
        </w:rPr>
      </w:pPr>
      <w:commentRangeStart w:id="107"/>
      <w:commentRangeStart w:id="108"/>
      <w:r w:rsidRPr="000528BF">
        <w:rPr>
          <w:rFonts w:ascii="Garamond" w:hAnsi="Garamond"/>
          <w:b/>
        </w:rPr>
        <w:t>Gun</w:t>
      </w:r>
      <w:commentRangeEnd w:id="108"/>
      <w:r w:rsidR="005A2165">
        <w:rPr>
          <w:rStyle w:val="CommentReference"/>
        </w:rPr>
        <w:commentReference w:id="108"/>
      </w:r>
      <w:r w:rsidRPr="000528BF">
        <w:rPr>
          <w:rFonts w:ascii="Garamond" w:hAnsi="Garamond"/>
          <w:b/>
        </w:rPr>
        <w:t xml:space="preserve"> Control Attitudes</w:t>
      </w:r>
      <w:commentRangeEnd w:id="107"/>
      <w:r w:rsidR="001938E5" w:rsidRPr="000528BF">
        <w:rPr>
          <w:rStyle w:val="CommentReference"/>
          <w:rFonts w:ascii="Garamond" w:hAnsi="Garamond"/>
          <w:sz w:val="24"/>
          <w:szCs w:val="24"/>
        </w:rPr>
        <w:commentReference w:id="107"/>
      </w:r>
    </w:p>
    <w:p w14:paraId="26CFB876" w14:textId="77777777" w:rsidR="00C126BC" w:rsidRDefault="00015806" w:rsidP="00023BAB">
      <w:pPr>
        <w:pStyle w:val="ListParagraph"/>
        <w:numPr>
          <w:ilvl w:val="0"/>
          <w:numId w:val="17"/>
        </w:numPr>
        <w:tabs>
          <w:tab w:val="left" w:pos="450"/>
        </w:tabs>
        <w:rPr>
          <w:rFonts w:ascii="Garamond" w:hAnsi="Garamond" w:cs="Garamond"/>
          <w:color w:val="000000"/>
        </w:rPr>
      </w:pPr>
      <w:r w:rsidRPr="000528BF">
        <w:rPr>
          <w:rFonts w:ascii="Garamond" w:hAnsi="Garamond" w:cs="Garamond"/>
          <w:color w:val="000000"/>
        </w:rPr>
        <w:t xml:space="preserve">Do you think the </w:t>
      </w:r>
      <w:r w:rsidRPr="00023BAB">
        <w:rPr>
          <w:rFonts w:ascii="Garamond" w:hAnsi="Garamond" w:cs="Garamond"/>
          <w:color w:val="000000"/>
        </w:rPr>
        <w:t>federal government should make it more difficult for people to buy a gun than it is now, make it easier for people to buy a gun, or keep these rules about the same as they are now?</w:t>
      </w:r>
    </w:p>
    <w:p w14:paraId="1470EA34" w14:textId="77777777" w:rsidR="00C126BC" w:rsidRPr="006460CA" w:rsidRDefault="00C126BC" w:rsidP="006460CA">
      <w:pPr>
        <w:pStyle w:val="ListParagraph"/>
        <w:numPr>
          <w:ilvl w:val="0"/>
          <w:numId w:val="18"/>
        </w:numPr>
        <w:tabs>
          <w:tab w:val="left" w:pos="450"/>
        </w:tabs>
        <w:ind w:left="1440"/>
        <w:rPr>
          <w:rFonts w:ascii="Garamond" w:hAnsi="Garamond" w:cs="Garamond"/>
          <w:color w:val="000000"/>
        </w:rPr>
      </w:pPr>
      <w:r w:rsidRPr="006460CA">
        <w:rPr>
          <w:rFonts w:ascii="Garamond" w:hAnsi="Garamond" w:cs="Garamond"/>
          <w:color w:val="000000"/>
        </w:rPr>
        <w:t>More difficult</w:t>
      </w:r>
    </w:p>
    <w:p w14:paraId="5F4F75D9" w14:textId="1B27061E" w:rsidR="00C03EF5" w:rsidRPr="006460CA" w:rsidRDefault="00C126BC" w:rsidP="006460CA">
      <w:pPr>
        <w:pStyle w:val="ListParagraph"/>
        <w:numPr>
          <w:ilvl w:val="0"/>
          <w:numId w:val="18"/>
        </w:numPr>
        <w:tabs>
          <w:tab w:val="left" w:pos="450"/>
        </w:tabs>
        <w:ind w:left="1440"/>
        <w:rPr>
          <w:rFonts w:ascii="Garamond" w:hAnsi="Garamond" w:cs="Garamond"/>
          <w:color w:val="000000"/>
        </w:rPr>
      </w:pPr>
      <w:r w:rsidRPr="006460CA">
        <w:rPr>
          <w:rFonts w:ascii="Garamond" w:hAnsi="Garamond" w:cs="Garamond"/>
          <w:color w:val="000000"/>
        </w:rPr>
        <w:t>Easier</w:t>
      </w:r>
    </w:p>
    <w:p w14:paraId="4577ACA5" w14:textId="43226E03" w:rsidR="00C126BC" w:rsidRPr="006460CA" w:rsidRDefault="00C126BC" w:rsidP="006460CA">
      <w:pPr>
        <w:pStyle w:val="ListParagraph"/>
        <w:numPr>
          <w:ilvl w:val="0"/>
          <w:numId w:val="18"/>
        </w:numPr>
        <w:tabs>
          <w:tab w:val="left" w:pos="450"/>
        </w:tabs>
        <w:ind w:left="1440"/>
        <w:rPr>
          <w:rFonts w:ascii="Garamond" w:hAnsi="Garamond" w:cs="Garamond"/>
          <w:color w:val="000000"/>
        </w:rPr>
      </w:pPr>
      <w:r w:rsidRPr="006460CA">
        <w:rPr>
          <w:rFonts w:ascii="Garamond" w:hAnsi="Garamond" w:cs="Garamond"/>
          <w:color w:val="000000"/>
        </w:rPr>
        <w:t>Keep these rules about the same</w:t>
      </w:r>
    </w:p>
    <w:p w14:paraId="55C1C328" w14:textId="77777777" w:rsidR="00843684" w:rsidRDefault="00843684" w:rsidP="00843684">
      <w:pPr>
        <w:pStyle w:val="ListParagraph"/>
        <w:numPr>
          <w:ilvl w:val="0"/>
          <w:numId w:val="17"/>
        </w:numPr>
        <w:tabs>
          <w:tab w:val="left" w:pos="450"/>
        </w:tabs>
        <w:rPr>
          <w:rFonts w:ascii="Garamond" w:hAnsi="Garamond" w:cs="Garamond"/>
          <w:color w:val="000000"/>
        </w:rPr>
      </w:pPr>
      <w:r w:rsidRPr="00843684">
        <w:rPr>
          <w:rFonts w:ascii="Garamond" w:hAnsi="Garamond" w:cs="Garamond"/>
          <w:color w:val="000000"/>
        </w:rPr>
        <w:t>How important is this issue to you personally?</w:t>
      </w:r>
    </w:p>
    <w:p w14:paraId="189ACDBA" w14:textId="0E5DD847" w:rsidR="00843684"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E</w:t>
      </w:r>
      <w:r w:rsidR="00324350">
        <w:rPr>
          <w:rFonts w:ascii="Garamond" w:hAnsi="Garamond" w:cs="Garamond"/>
          <w:color w:val="000000"/>
        </w:rPr>
        <w:t>xtremely important</w:t>
      </w:r>
      <w:r w:rsidRPr="006460CA">
        <w:rPr>
          <w:rFonts w:ascii="Garamond" w:hAnsi="Garamond" w:cs="Garamond"/>
          <w:color w:val="000000"/>
        </w:rPr>
        <w:t xml:space="preserve"> </w:t>
      </w:r>
    </w:p>
    <w:p w14:paraId="483498E3" w14:textId="77777777" w:rsidR="00843684"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Very important</w:t>
      </w:r>
    </w:p>
    <w:p w14:paraId="2240F853" w14:textId="77777777" w:rsidR="00843684"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Somewhat important</w:t>
      </w:r>
    </w:p>
    <w:p w14:paraId="14DE764E" w14:textId="77777777" w:rsidR="00843684"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Not too important</w:t>
      </w:r>
    </w:p>
    <w:p w14:paraId="1E1DC80C" w14:textId="18AA98C1" w:rsidR="00A334FD"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63B2E392" w14:textId="5831434B" w:rsidR="00843684" w:rsidRDefault="00843684" w:rsidP="00843684">
      <w:pPr>
        <w:pStyle w:val="ListParagraph"/>
        <w:numPr>
          <w:ilvl w:val="0"/>
          <w:numId w:val="17"/>
        </w:numPr>
        <w:tabs>
          <w:tab w:val="left" w:pos="450"/>
        </w:tabs>
        <w:rPr>
          <w:rFonts w:ascii="Garamond" w:hAnsi="Garamond" w:cs="Garamond"/>
          <w:color w:val="000000"/>
        </w:rPr>
      </w:pPr>
      <w:r>
        <w:rPr>
          <w:rFonts w:ascii="Garamond" w:hAnsi="Garamond" w:cs="Garamond"/>
          <w:color w:val="000000"/>
        </w:rPr>
        <w:t>Do you own a gun?</w:t>
      </w:r>
    </w:p>
    <w:p w14:paraId="26D377A2" w14:textId="77777777" w:rsidR="006460CA" w:rsidRPr="006460CA" w:rsidRDefault="006460CA" w:rsidP="006460CA">
      <w:pPr>
        <w:pStyle w:val="ListParagraph"/>
        <w:numPr>
          <w:ilvl w:val="0"/>
          <w:numId w:val="21"/>
        </w:numPr>
        <w:tabs>
          <w:tab w:val="left" w:pos="450"/>
        </w:tabs>
        <w:ind w:left="1440"/>
        <w:rPr>
          <w:rFonts w:ascii="Garamond" w:hAnsi="Garamond" w:cs="Garamond"/>
          <w:color w:val="000000"/>
        </w:rPr>
      </w:pPr>
      <w:r w:rsidRPr="006460CA">
        <w:rPr>
          <w:rFonts w:ascii="Garamond" w:hAnsi="Garamond" w:cs="Garamond"/>
          <w:color w:val="000000"/>
        </w:rPr>
        <w:t>Yes</w:t>
      </w:r>
    </w:p>
    <w:p w14:paraId="2A6D0E7A" w14:textId="0911B3D2" w:rsidR="006460CA" w:rsidRPr="006460CA" w:rsidRDefault="006460CA" w:rsidP="006460CA">
      <w:pPr>
        <w:pStyle w:val="ListParagraph"/>
        <w:numPr>
          <w:ilvl w:val="0"/>
          <w:numId w:val="21"/>
        </w:numPr>
        <w:tabs>
          <w:tab w:val="left" w:pos="450"/>
        </w:tabs>
        <w:ind w:left="1440"/>
        <w:rPr>
          <w:rFonts w:ascii="Garamond" w:hAnsi="Garamond" w:cs="Garamond"/>
          <w:color w:val="000000"/>
        </w:rPr>
      </w:pPr>
      <w:r w:rsidRPr="006460CA">
        <w:rPr>
          <w:rFonts w:ascii="Garamond" w:hAnsi="Garamond" w:cs="Garamond"/>
          <w:color w:val="000000"/>
        </w:rPr>
        <w:t>No</w:t>
      </w:r>
    </w:p>
    <w:p w14:paraId="60D14AD9" w14:textId="7E137255" w:rsidR="00843684" w:rsidRDefault="00843684" w:rsidP="006460CA">
      <w:pPr>
        <w:pStyle w:val="ListParagraph"/>
        <w:numPr>
          <w:ilvl w:val="0"/>
          <w:numId w:val="17"/>
        </w:numPr>
        <w:tabs>
          <w:tab w:val="left" w:pos="450"/>
        </w:tabs>
        <w:rPr>
          <w:rFonts w:ascii="Garamond" w:hAnsi="Garamond" w:cs="Garamond"/>
          <w:color w:val="000000"/>
        </w:rPr>
      </w:pPr>
      <w:commentRangeStart w:id="109"/>
      <w:r>
        <w:rPr>
          <w:rFonts w:ascii="Garamond" w:hAnsi="Garamond" w:cs="Garamond"/>
          <w:color w:val="000000"/>
        </w:rPr>
        <w:t>Does someone in your house</w:t>
      </w:r>
      <w:r w:rsidR="00554A5F">
        <w:rPr>
          <w:rFonts w:ascii="Garamond" w:hAnsi="Garamond" w:cs="Garamond"/>
          <w:color w:val="000000"/>
        </w:rPr>
        <w:t>h</w:t>
      </w:r>
      <w:r>
        <w:rPr>
          <w:rFonts w:ascii="Garamond" w:hAnsi="Garamond" w:cs="Garamond"/>
          <w:color w:val="000000"/>
        </w:rPr>
        <w:t>old own a gun?</w:t>
      </w:r>
      <w:commentRangeEnd w:id="109"/>
      <w:r w:rsidR="005A2165">
        <w:rPr>
          <w:rStyle w:val="CommentReference"/>
        </w:rPr>
        <w:commentReference w:id="109"/>
      </w:r>
    </w:p>
    <w:p w14:paraId="58ADE7C4" w14:textId="1AFC0B27" w:rsidR="006460CA" w:rsidRPr="006460CA" w:rsidRDefault="006460CA" w:rsidP="006460CA">
      <w:pPr>
        <w:pStyle w:val="ListParagraph"/>
        <w:numPr>
          <w:ilvl w:val="0"/>
          <w:numId w:val="20"/>
        </w:numPr>
        <w:tabs>
          <w:tab w:val="left" w:pos="450"/>
        </w:tabs>
        <w:ind w:left="1440"/>
        <w:rPr>
          <w:rFonts w:ascii="Garamond" w:hAnsi="Garamond" w:cs="Garamond"/>
          <w:color w:val="000000"/>
        </w:rPr>
      </w:pPr>
      <w:r w:rsidRPr="006460CA">
        <w:rPr>
          <w:rFonts w:ascii="Garamond" w:hAnsi="Garamond" w:cs="Garamond"/>
          <w:color w:val="000000"/>
        </w:rPr>
        <w:t>Yes</w:t>
      </w:r>
    </w:p>
    <w:p w14:paraId="22A12458" w14:textId="5244A013" w:rsidR="006460CA" w:rsidRPr="006460CA" w:rsidRDefault="006460CA" w:rsidP="006460CA">
      <w:pPr>
        <w:pStyle w:val="ListParagraph"/>
        <w:numPr>
          <w:ilvl w:val="0"/>
          <w:numId w:val="20"/>
        </w:numPr>
        <w:tabs>
          <w:tab w:val="left" w:pos="450"/>
        </w:tabs>
        <w:ind w:left="1440"/>
        <w:rPr>
          <w:rFonts w:ascii="Garamond" w:hAnsi="Garamond" w:cs="Garamond"/>
          <w:color w:val="000000"/>
        </w:rPr>
      </w:pPr>
      <w:r w:rsidRPr="006460CA">
        <w:rPr>
          <w:rFonts w:ascii="Garamond" w:hAnsi="Garamond" w:cs="Garamond"/>
          <w:color w:val="000000"/>
        </w:rPr>
        <w:t>No</w:t>
      </w:r>
    </w:p>
    <w:p w14:paraId="6D431B4B" w14:textId="77777777" w:rsidR="00015806" w:rsidRDefault="00015806" w:rsidP="00015806">
      <w:pPr>
        <w:tabs>
          <w:tab w:val="left" w:pos="450"/>
        </w:tabs>
        <w:rPr>
          <w:rFonts w:ascii="Garamond" w:hAnsi="Garamond"/>
        </w:rPr>
      </w:pPr>
    </w:p>
    <w:p w14:paraId="45FBF1B2" w14:textId="7AA080B2" w:rsidR="009D068E" w:rsidRPr="00D63D39" w:rsidRDefault="000B181F" w:rsidP="00D63D39">
      <w:pPr>
        <w:tabs>
          <w:tab w:val="left" w:pos="450"/>
        </w:tabs>
        <w:spacing w:after="120"/>
        <w:jc w:val="center"/>
        <w:rPr>
          <w:rFonts w:ascii="Garamond" w:hAnsi="Garamond"/>
          <w:b/>
        </w:rPr>
      </w:pPr>
      <w:r>
        <w:rPr>
          <w:rFonts w:ascii="Garamond" w:hAnsi="Garamond"/>
          <w:b/>
        </w:rPr>
        <w:t>Deb</w:t>
      </w:r>
      <w:r w:rsidR="00C8519B">
        <w:rPr>
          <w:rFonts w:ascii="Garamond" w:hAnsi="Garamond"/>
          <w:b/>
        </w:rPr>
        <w:t>r</w:t>
      </w:r>
      <w:r>
        <w:rPr>
          <w:rFonts w:ascii="Garamond" w:hAnsi="Garamond"/>
          <w:b/>
        </w:rPr>
        <w:t>iefing</w:t>
      </w:r>
    </w:p>
    <w:sectPr w:rsidR="009D068E" w:rsidRPr="00D63D39" w:rsidSect="00233099">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abir Khanna" w:date="2013-10-10T10:14:00Z" w:initials="KK">
    <w:p w14:paraId="6109A4D8" w14:textId="359C5A5E" w:rsidR="005D2C0B" w:rsidRDefault="005D2C0B">
      <w:pPr>
        <w:pStyle w:val="CommentText"/>
      </w:pPr>
      <w:r>
        <w:rPr>
          <w:rStyle w:val="CommentReference"/>
        </w:rPr>
        <w:annotationRef/>
      </w:r>
      <w:r>
        <w:t>Risk of contamin</w:t>
      </w:r>
      <w:r w:rsidR="00EF05C3">
        <w:t>ation bias from measuring these</w:t>
      </w:r>
      <w:r>
        <w:t xml:space="preserve"> things beforehand</w:t>
      </w:r>
    </w:p>
  </w:comment>
  <w:comment w:id="45" w:author="Kabir Khanna" w:date="2013-09-23T10:09:00Z" w:initials="KK">
    <w:p w14:paraId="0352DBEA" w14:textId="4B3D80D9" w:rsidR="005D2C0B" w:rsidRDefault="005D2C0B">
      <w:pPr>
        <w:pStyle w:val="CommentText"/>
      </w:pPr>
      <w:r>
        <w:rPr>
          <w:rStyle w:val="CommentReference"/>
        </w:rPr>
        <w:annotationRef/>
      </w:r>
      <w:r>
        <w:t xml:space="preserve">I replicate the way </w:t>
      </w:r>
      <w:proofErr w:type="spellStart"/>
      <w:r>
        <w:t>Kahan</w:t>
      </w:r>
      <w:proofErr w:type="spellEnd"/>
      <w:r>
        <w:t xml:space="preserve"> et al. manipulated congeniality, which is to keep the four numbers in the same location and simply adjust the column headings. An alternate method would be to adjust row headings instead. Doing so would hold the </w:t>
      </w:r>
      <w:proofErr w:type="spellStart"/>
      <w:r>
        <w:t>Increase</w:t>
      </w:r>
      <w:proofErr w:type="gramStart"/>
      <w:r>
        <w:t>:Decrease</w:t>
      </w:r>
      <w:proofErr w:type="spellEnd"/>
      <w:proofErr w:type="gramEnd"/>
      <w:r>
        <w:t xml:space="preserve"> ratios of the correct and incorrect answers constant </w:t>
      </w:r>
      <w:r>
        <w:rPr>
          <w:vanish/>
        </w:rPr>
        <w:t xml:space="preserve">does the study lend greater support to?nt with?"rforming this HIT. cult questions?partisan congenial conditione can offer bonus </w:t>
      </w:r>
      <w:r>
        <w:t xml:space="preserve"> across conditions.</w:t>
      </w:r>
    </w:p>
    <w:p w14:paraId="1CCB4D7E" w14:textId="77777777" w:rsidR="005D2C0B" w:rsidRDefault="005D2C0B">
      <w:pPr>
        <w:pStyle w:val="CommentText"/>
      </w:pPr>
    </w:p>
    <w:p w14:paraId="1C61E55E" w14:textId="79AF48F1" w:rsidR="005D2C0B" w:rsidRDefault="005D2C0B">
      <w:pPr>
        <w:pStyle w:val="CommentText"/>
      </w:pPr>
      <w:r>
        <w:t xml:space="preserve">A second point: Would be nice to randomize row and column </w:t>
      </w:r>
      <w:r w:rsidRPr="001C1F51">
        <w:rPr>
          <w:i/>
        </w:rPr>
        <w:t>order</w:t>
      </w:r>
      <w:r>
        <w:t xml:space="preserve"> within conditions.</w:t>
      </w:r>
    </w:p>
  </w:comment>
  <w:comment w:id="46" w:author="Kabir Khanna" w:date="2013-10-10T02:03:00Z" w:initials="KK">
    <w:p w14:paraId="303D3AE0" w14:textId="304B9DCC" w:rsidR="005D2C0B" w:rsidRDefault="005D2C0B">
      <w:pPr>
        <w:pStyle w:val="CommentText"/>
      </w:pPr>
      <w:r>
        <w:rPr>
          <w:rStyle w:val="CommentReference"/>
        </w:rPr>
        <w:annotationRef/>
      </w:r>
      <w:r>
        <w:t>I would consider changing the question to “Which result does the study lend greater support to?” or “Which result is the study more consistent with?”</w:t>
      </w:r>
    </w:p>
  </w:comment>
  <w:comment w:id="47" w:author="gaurav sood" w:date="2013-10-10T15:59:00Z" w:initials="gs">
    <w:p w14:paraId="5B3C1C0B" w14:textId="6E10CE77" w:rsidR="00AE1ED7" w:rsidRDefault="00AE1ED7">
      <w:pPr>
        <w:pStyle w:val="CommentText"/>
      </w:pPr>
      <w:r>
        <w:rPr>
          <w:rStyle w:val="CommentReference"/>
        </w:rPr>
        <w:annotationRef/>
      </w:r>
      <w:r>
        <w:t>No the wording of the question is fine. The response options hint at ‘likely to…’</w:t>
      </w:r>
    </w:p>
  </w:comment>
  <w:comment w:id="48" w:author="Kabir Khanna" w:date="2013-10-10T10:17:00Z" w:initials="KK">
    <w:p w14:paraId="5F1E059D" w14:textId="732772B4" w:rsidR="005D2C0B" w:rsidRDefault="005D2C0B">
      <w:pPr>
        <w:pStyle w:val="CommentText"/>
      </w:pPr>
      <w:r>
        <w:rPr>
          <w:rStyle w:val="CommentReference"/>
        </w:rPr>
        <w:annotationRef/>
      </w:r>
      <w:r>
        <w:t xml:space="preserve">This section needs work. I’ve included a few </w:t>
      </w:r>
      <w:r w:rsidR="007A0E30">
        <w:t>possible questions</w:t>
      </w:r>
      <w:r>
        <w:t>.</w:t>
      </w:r>
    </w:p>
  </w:comment>
  <w:comment w:id="49" w:author="gaurav sood" w:date="2013-10-10T15:59:00Z" w:initials="gs">
    <w:p w14:paraId="36ADA5BB" w14:textId="7D25948D" w:rsidR="007C2230" w:rsidRDefault="007C2230">
      <w:pPr>
        <w:pStyle w:val="CommentText"/>
      </w:pPr>
      <w:r>
        <w:rPr>
          <w:rStyle w:val="CommentReference"/>
        </w:rPr>
        <w:annotationRef/>
      </w:r>
      <w:r>
        <w:t>Look up Lord/Ross/Lepper on Reliability Question…</w:t>
      </w:r>
    </w:p>
  </w:comment>
  <w:comment w:id="50" w:author="gaurav sood" w:date="2013-10-10T15:50:00Z" w:initials="gs">
    <w:p w14:paraId="6A917575" w14:textId="57729D05" w:rsidR="00615F80" w:rsidRDefault="00615F80">
      <w:pPr>
        <w:pStyle w:val="CommentText"/>
      </w:pPr>
      <w:r>
        <w:rPr>
          <w:rStyle w:val="CommentReference"/>
        </w:rPr>
        <w:annotationRef/>
      </w:r>
      <w:r>
        <w:t>Expand</w:t>
      </w:r>
    </w:p>
  </w:comment>
  <w:comment w:id="51" w:author="gaurav sood" w:date="2013-10-10T16:00:00Z" w:initials="gs">
    <w:p w14:paraId="522FCC20" w14:textId="1A1A1D9E" w:rsidR="00197A69" w:rsidRDefault="00197A69">
      <w:pPr>
        <w:pStyle w:val="CommentText"/>
      </w:pPr>
      <w:r>
        <w:rPr>
          <w:rStyle w:val="CommentReference"/>
        </w:rPr>
        <w:annotationRef/>
      </w:r>
      <w:r>
        <w:t>We can start with all this…</w:t>
      </w:r>
    </w:p>
  </w:comment>
  <w:comment w:id="88" w:author="Kabir Khanna" w:date="2013-10-10T02:38:00Z" w:initials="KK">
    <w:p w14:paraId="01F453AE" w14:textId="12E811A8" w:rsidR="006F4245" w:rsidRDefault="006F4245">
      <w:pPr>
        <w:pStyle w:val="CommentText"/>
      </w:pPr>
      <w:r>
        <w:rPr>
          <w:rStyle w:val="CommentReference"/>
        </w:rPr>
        <w:annotationRef/>
      </w:r>
      <w:r>
        <w:t>Not sure this is necessary.</w:t>
      </w:r>
    </w:p>
  </w:comment>
  <w:comment w:id="89" w:author="gaurav sood" w:date="2013-10-10T16:02:00Z" w:initials="gs">
    <w:p w14:paraId="76EEF449" w14:textId="6094E62E" w:rsidR="00197A69" w:rsidRDefault="00197A69">
      <w:pPr>
        <w:pStyle w:val="CommentText"/>
      </w:pPr>
      <w:r>
        <w:rPr>
          <w:rStyle w:val="CommentReference"/>
        </w:rPr>
        <w:annotationRef/>
      </w:r>
      <w:r>
        <w:t>Marginal cost of adding this. Again – branching question please. Not the weird NES branch but similar to PID branching question.</w:t>
      </w:r>
    </w:p>
  </w:comment>
  <w:comment w:id="108" w:author="gaurav sood" w:date="2013-10-10T15:49:00Z" w:initials="gs">
    <w:p w14:paraId="192E51A7" w14:textId="64DE260B" w:rsidR="005A2165" w:rsidRDefault="005A2165">
      <w:pPr>
        <w:pStyle w:val="CommentText"/>
      </w:pPr>
      <w:r>
        <w:rPr>
          <w:rStyle w:val="CommentReference"/>
        </w:rPr>
        <w:annotationRef/>
      </w:r>
      <w:r>
        <w:t>Something on concealed weapons would be ideal. We may want to do that right up front.  You want to be put questions on which people don’t move – PID etc. – post treat I think</w:t>
      </w:r>
    </w:p>
  </w:comment>
  <w:comment w:id="107" w:author="Kabir Khanna" w:date="2013-10-10T02:36:00Z" w:initials="KK">
    <w:p w14:paraId="6B3A35D1" w14:textId="3523B5AB" w:rsidR="00F70049" w:rsidRDefault="005D2C0B">
      <w:pPr>
        <w:pStyle w:val="CommentText"/>
      </w:pPr>
      <w:r>
        <w:rPr>
          <w:rStyle w:val="CommentReference"/>
        </w:rPr>
        <w:annotationRef/>
      </w:r>
      <w:r w:rsidR="00023BAB">
        <w:t>Went with ANES items for now, but open to changin</w:t>
      </w:r>
      <w:r w:rsidR="00F70049">
        <w:t xml:space="preserve">g (other options at </w:t>
      </w:r>
      <w:hyperlink r:id="rId1" w:history="1">
        <w:r w:rsidR="00F70049" w:rsidRPr="0018315B">
          <w:rPr>
            <w:rStyle w:val="Hyperlink"/>
          </w:rPr>
          <w:t>http://www.pollingreport.com/guns.htm</w:t>
        </w:r>
      </w:hyperlink>
      <w:r w:rsidR="00F70049">
        <w:t>).</w:t>
      </w:r>
    </w:p>
  </w:comment>
  <w:comment w:id="109" w:author="gaurav sood" w:date="2013-10-10T15:47:00Z" w:initials="gs">
    <w:p w14:paraId="4752024B" w14:textId="30DF85AB" w:rsidR="005A2165" w:rsidRDefault="005A2165">
      <w:pPr>
        <w:pStyle w:val="CommentText"/>
      </w:pPr>
      <w:r>
        <w:rPr>
          <w:rStyle w:val="CommentReference"/>
        </w:rPr>
        <w:annotationRef/>
      </w:r>
      <w:r>
        <w:t xml:space="preserve">Isn’t 3 a subset of 4?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5AACA9" w14:textId="77777777" w:rsidR="005D2C0B" w:rsidRDefault="005D2C0B" w:rsidP="00815DDA">
      <w:r>
        <w:separator/>
      </w:r>
    </w:p>
  </w:endnote>
  <w:endnote w:type="continuationSeparator" w:id="0">
    <w:p w14:paraId="6F0AB833" w14:textId="77777777" w:rsidR="005D2C0B" w:rsidRDefault="005D2C0B"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5D2C0B" w:rsidRDefault="005D2C0B"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5D2C0B" w:rsidRDefault="005D2C0B" w:rsidP="00815DD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1F27818" w:rsidR="005D2C0B" w:rsidRPr="00815DDA" w:rsidRDefault="005D2C0B"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197A69">
      <w:rPr>
        <w:rStyle w:val="PageNumber"/>
        <w:rFonts w:ascii="Garamond" w:hAnsi="Garamond"/>
        <w:noProof/>
      </w:rPr>
      <w:t>7</w:t>
    </w:r>
    <w:r w:rsidRPr="00815DDA">
      <w:rPr>
        <w:rStyle w:val="PageNumber"/>
        <w:rFonts w:ascii="Garamond" w:hAnsi="Garamond"/>
      </w:rPr>
      <w:fldChar w:fldCharType="end"/>
    </w:r>
  </w:p>
  <w:p w14:paraId="28545E79" w14:textId="77777777" w:rsidR="005D2C0B" w:rsidRPr="00815DDA" w:rsidRDefault="005D2C0B" w:rsidP="00815DDA">
    <w:pPr>
      <w:pStyle w:val="Footer"/>
      <w:ind w:right="360"/>
      <w:rPr>
        <w:rFonts w:ascii="Garamond" w:hAnsi="Garamon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9E89D1" w14:textId="77777777" w:rsidR="005D2C0B" w:rsidRDefault="005D2C0B" w:rsidP="00815DDA">
      <w:r>
        <w:separator/>
      </w:r>
    </w:p>
  </w:footnote>
  <w:footnote w:type="continuationSeparator" w:id="0">
    <w:p w14:paraId="2C9A79D2" w14:textId="77777777" w:rsidR="005D2C0B" w:rsidRDefault="005D2C0B" w:rsidP="00815DDA">
      <w:r>
        <w:continuationSeparator/>
      </w:r>
    </w:p>
  </w:footnote>
  <w:footnote w:id="1">
    <w:p w14:paraId="43CB4A2D" w14:textId="6406B1A1" w:rsidR="005D2C0B" w:rsidRPr="00781C63" w:rsidRDefault="005D2C0B">
      <w:pPr>
        <w:pStyle w:val="FootnoteText"/>
        <w:rPr>
          <w:rFonts w:ascii="Garamond" w:hAnsi="Garamond"/>
        </w:rPr>
      </w:pPr>
      <w:r w:rsidRPr="00781C63">
        <w:rPr>
          <w:rStyle w:val="FootnoteReference"/>
          <w:rFonts w:ascii="Garamond" w:hAnsi="Garamond"/>
        </w:rPr>
        <w:footnoteRef/>
      </w:r>
      <w:r w:rsidRPr="00781C63">
        <w:rPr>
          <w:rFonts w:ascii="Garamond" w:hAnsi="Garamond"/>
        </w:rPr>
        <w:t xml:space="preserve"> Will adapt scale from </w:t>
      </w:r>
      <w:hyperlink r:id="rId1" w:history="1">
        <w:r w:rsidRPr="00781C63">
          <w:rPr>
            <w:rStyle w:val="Hyperlink"/>
            <w:rFonts w:ascii="Garamond" w:hAnsi="Garamond"/>
            <w:color w:val="auto"/>
            <w:u w:val="none"/>
          </w:rPr>
          <w:t xml:space="preserve">Weller, </w:t>
        </w:r>
        <w:proofErr w:type="spellStart"/>
        <w:r w:rsidRPr="00781C63">
          <w:rPr>
            <w:rStyle w:val="Hyperlink"/>
            <w:rFonts w:ascii="Garamond" w:hAnsi="Garamond"/>
            <w:color w:val="auto"/>
            <w:u w:val="none"/>
          </w:rPr>
          <w:t>Dieckmann</w:t>
        </w:r>
        <w:proofErr w:type="spellEnd"/>
        <w:r w:rsidRPr="00781C63">
          <w:rPr>
            <w:rStyle w:val="Hyperlink"/>
            <w:rFonts w:ascii="Garamond" w:hAnsi="Garamond"/>
            <w:color w:val="auto"/>
            <w:u w:val="none"/>
          </w:rPr>
          <w:t xml:space="preserve">, </w:t>
        </w:r>
        <w:proofErr w:type="spellStart"/>
        <w:r w:rsidRPr="00781C63">
          <w:rPr>
            <w:rStyle w:val="Hyperlink"/>
            <w:rFonts w:ascii="Garamond" w:hAnsi="Garamond"/>
            <w:color w:val="auto"/>
            <w:u w:val="none"/>
          </w:rPr>
          <w:t>Tusler</w:t>
        </w:r>
        <w:proofErr w:type="spellEnd"/>
        <w:r w:rsidRPr="00781C63">
          <w:rPr>
            <w:rStyle w:val="Hyperlink"/>
            <w:rFonts w:ascii="Garamond" w:hAnsi="Garamond"/>
            <w:color w:val="auto"/>
            <w:u w:val="none"/>
          </w:rPr>
          <w:t xml:space="preserve">, Mertz, Burns, </w:t>
        </w:r>
        <w:r>
          <w:rPr>
            <w:rStyle w:val="Hyperlink"/>
            <w:rFonts w:ascii="Garamond" w:hAnsi="Garamond"/>
            <w:color w:val="auto"/>
            <w:u w:val="none"/>
          </w:rPr>
          <w:t xml:space="preserve">and </w:t>
        </w:r>
        <w:r w:rsidRPr="00781C63">
          <w:rPr>
            <w:rStyle w:val="Hyperlink"/>
            <w:rFonts w:ascii="Garamond" w:hAnsi="Garamond"/>
            <w:color w:val="auto"/>
            <w:u w:val="none"/>
          </w:rPr>
          <w:t>Peters (2012)</w:t>
        </w:r>
      </w:hyperlink>
      <w:r w:rsidRPr="00781C63">
        <w:rPr>
          <w:rFonts w:ascii="Garamond" w:hAnsi="Garamond"/>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57EFF779" w:rsidR="005D2C0B" w:rsidRPr="00815DDA" w:rsidRDefault="005D2C0B" w:rsidP="00815DDA">
    <w:pPr>
      <w:pStyle w:val="Header"/>
      <w:jc w:val="right"/>
      <w:rPr>
        <w:rFonts w:ascii="Garamond" w:hAnsi="Garamond"/>
      </w:rPr>
    </w:pPr>
    <w:r>
      <w:rPr>
        <w:rFonts w:ascii="Garamond" w:hAnsi="Garamond"/>
      </w:rPr>
      <w:t>D</w:t>
    </w:r>
    <w:r w:rsidR="00DB0BA1">
      <w:rPr>
        <w:rFonts w:ascii="Garamond" w:hAnsi="Garamond"/>
      </w:rPr>
      <w:t>raft: October 10</w:t>
    </w:r>
    <w:r w:rsidRPr="00815DDA">
      <w:rPr>
        <w:rFonts w:ascii="Garamond" w:hAnsi="Garamond"/>
      </w:rPr>
      <w:t>,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92F1D"/>
    <w:multiLevelType w:val="hybridMultilevel"/>
    <w:tmpl w:val="31145154"/>
    <w:lvl w:ilvl="0" w:tplc="892CEE42">
      <w:start w:val="1"/>
      <w:numFmt w:val="bullet"/>
      <w:lvlText w:val=""/>
      <w:lvlJc w:val="left"/>
      <w:pPr>
        <w:tabs>
          <w:tab w:val="num" w:pos="720"/>
        </w:tabs>
        <w:ind w:left="720" w:hanging="360"/>
      </w:pPr>
      <w:rPr>
        <w:rFonts w:ascii="Wingdings 2" w:hAnsi="Wingdings 2" w:hint="default"/>
      </w:rPr>
    </w:lvl>
    <w:lvl w:ilvl="1" w:tplc="F9ACEE04" w:tentative="1">
      <w:start w:val="1"/>
      <w:numFmt w:val="bullet"/>
      <w:lvlText w:val=""/>
      <w:lvlJc w:val="left"/>
      <w:pPr>
        <w:tabs>
          <w:tab w:val="num" w:pos="1440"/>
        </w:tabs>
        <w:ind w:left="1440" w:hanging="360"/>
      </w:pPr>
      <w:rPr>
        <w:rFonts w:ascii="Wingdings 2" w:hAnsi="Wingdings 2" w:hint="default"/>
      </w:rPr>
    </w:lvl>
    <w:lvl w:ilvl="2" w:tplc="C30E8EB6" w:tentative="1">
      <w:start w:val="1"/>
      <w:numFmt w:val="bullet"/>
      <w:lvlText w:val=""/>
      <w:lvlJc w:val="left"/>
      <w:pPr>
        <w:tabs>
          <w:tab w:val="num" w:pos="2160"/>
        </w:tabs>
        <w:ind w:left="2160" w:hanging="360"/>
      </w:pPr>
      <w:rPr>
        <w:rFonts w:ascii="Wingdings 2" w:hAnsi="Wingdings 2" w:hint="default"/>
      </w:rPr>
    </w:lvl>
    <w:lvl w:ilvl="3" w:tplc="5532BCC2" w:tentative="1">
      <w:start w:val="1"/>
      <w:numFmt w:val="bullet"/>
      <w:lvlText w:val=""/>
      <w:lvlJc w:val="left"/>
      <w:pPr>
        <w:tabs>
          <w:tab w:val="num" w:pos="2880"/>
        </w:tabs>
        <w:ind w:left="2880" w:hanging="360"/>
      </w:pPr>
      <w:rPr>
        <w:rFonts w:ascii="Wingdings 2" w:hAnsi="Wingdings 2" w:hint="default"/>
      </w:rPr>
    </w:lvl>
    <w:lvl w:ilvl="4" w:tplc="D8F844FA" w:tentative="1">
      <w:start w:val="1"/>
      <w:numFmt w:val="bullet"/>
      <w:lvlText w:val=""/>
      <w:lvlJc w:val="left"/>
      <w:pPr>
        <w:tabs>
          <w:tab w:val="num" w:pos="3600"/>
        </w:tabs>
        <w:ind w:left="3600" w:hanging="360"/>
      </w:pPr>
      <w:rPr>
        <w:rFonts w:ascii="Wingdings 2" w:hAnsi="Wingdings 2" w:hint="default"/>
      </w:rPr>
    </w:lvl>
    <w:lvl w:ilvl="5" w:tplc="94EA3FA4" w:tentative="1">
      <w:start w:val="1"/>
      <w:numFmt w:val="bullet"/>
      <w:lvlText w:val=""/>
      <w:lvlJc w:val="left"/>
      <w:pPr>
        <w:tabs>
          <w:tab w:val="num" w:pos="4320"/>
        </w:tabs>
        <w:ind w:left="4320" w:hanging="360"/>
      </w:pPr>
      <w:rPr>
        <w:rFonts w:ascii="Wingdings 2" w:hAnsi="Wingdings 2" w:hint="default"/>
      </w:rPr>
    </w:lvl>
    <w:lvl w:ilvl="6" w:tplc="CDD62C34" w:tentative="1">
      <w:start w:val="1"/>
      <w:numFmt w:val="bullet"/>
      <w:lvlText w:val=""/>
      <w:lvlJc w:val="left"/>
      <w:pPr>
        <w:tabs>
          <w:tab w:val="num" w:pos="5040"/>
        </w:tabs>
        <w:ind w:left="5040" w:hanging="360"/>
      </w:pPr>
      <w:rPr>
        <w:rFonts w:ascii="Wingdings 2" w:hAnsi="Wingdings 2" w:hint="default"/>
      </w:rPr>
    </w:lvl>
    <w:lvl w:ilvl="7" w:tplc="15D26688" w:tentative="1">
      <w:start w:val="1"/>
      <w:numFmt w:val="bullet"/>
      <w:lvlText w:val=""/>
      <w:lvlJc w:val="left"/>
      <w:pPr>
        <w:tabs>
          <w:tab w:val="num" w:pos="5760"/>
        </w:tabs>
        <w:ind w:left="5760" w:hanging="360"/>
      </w:pPr>
      <w:rPr>
        <w:rFonts w:ascii="Wingdings 2" w:hAnsi="Wingdings 2" w:hint="default"/>
      </w:rPr>
    </w:lvl>
    <w:lvl w:ilvl="8" w:tplc="E8F2277C" w:tentative="1">
      <w:start w:val="1"/>
      <w:numFmt w:val="bullet"/>
      <w:lvlText w:val=""/>
      <w:lvlJc w:val="left"/>
      <w:pPr>
        <w:tabs>
          <w:tab w:val="num" w:pos="6480"/>
        </w:tabs>
        <w:ind w:left="6480" w:hanging="360"/>
      </w:pPr>
      <w:rPr>
        <w:rFonts w:ascii="Wingdings 2" w:hAnsi="Wingdings 2" w:hint="default"/>
      </w:rPr>
    </w:lvl>
  </w:abstractNum>
  <w:abstractNum w:abstractNumId="1">
    <w:nsid w:val="0F281A9E"/>
    <w:multiLevelType w:val="hybridMultilevel"/>
    <w:tmpl w:val="B68C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078C6"/>
    <w:multiLevelType w:val="hybridMultilevel"/>
    <w:tmpl w:val="262CA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4418A6"/>
    <w:multiLevelType w:val="hybridMultilevel"/>
    <w:tmpl w:val="AA225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2B0AAB"/>
    <w:multiLevelType w:val="hybridMultilevel"/>
    <w:tmpl w:val="615E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5E3496"/>
    <w:multiLevelType w:val="hybridMultilevel"/>
    <w:tmpl w:val="50646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604D1"/>
    <w:multiLevelType w:val="hybridMultilevel"/>
    <w:tmpl w:val="EB5A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F62350"/>
    <w:multiLevelType w:val="hybridMultilevel"/>
    <w:tmpl w:val="E73A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FB3D6A"/>
    <w:multiLevelType w:val="hybridMultilevel"/>
    <w:tmpl w:val="B4EC7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D56FB9"/>
    <w:multiLevelType w:val="hybridMultilevel"/>
    <w:tmpl w:val="FF4A505E"/>
    <w:lvl w:ilvl="0" w:tplc="918EA258">
      <w:start w:val="1"/>
      <w:numFmt w:val="bullet"/>
      <w:lvlText w:val=""/>
      <w:lvlJc w:val="left"/>
      <w:pPr>
        <w:tabs>
          <w:tab w:val="num" w:pos="720"/>
        </w:tabs>
        <w:ind w:left="720" w:hanging="360"/>
      </w:pPr>
      <w:rPr>
        <w:rFonts w:ascii="Wingdings 2" w:hAnsi="Wingdings 2" w:hint="default"/>
      </w:rPr>
    </w:lvl>
    <w:lvl w:ilvl="1" w:tplc="762859BC">
      <w:numFmt w:val="none"/>
      <w:lvlText w:val=""/>
      <w:lvlJc w:val="left"/>
      <w:pPr>
        <w:tabs>
          <w:tab w:val="num" w:pos="360"/>
        </w:tabs>
      </w:pPr>
    </w:lvl>
    <w:lvl w:ilvl="2" w:tplc="001C80BA" w:tentative="1">
      <w:start w:val="1"/>
      <w:numFmt w:val="bullet"/>
      <w:lvlText w:val=""/>
      <w:lvlJc w:val="left"/>
      <w:pPr>
        <w:tabs>
          <w:tab w:val="num" w:pos="2160"/>
        </w:tabs>
        <w:ind w:left="2160" w:hanging="360"/>
      </w:pPr>
      <w:rPr>
        <w:rFonts w:ascii="Wingdings 2" w:hAnsi="Wingdings 2" w:hint="default"/>
      </w:rPr>
    </w:lvl>
    <w:lvl w:ilvl="3" w:tplc="E06AC0CE" w:tentative="1">
      <w:start w:val="1"/>
      <w:numFmt w:val="bullet"/>
      <w:lvlText w:val=""/>
      <w:lvlJc w:val="left"/>
      <w:pPr>
        <w:tabs>
          <w:tab w:val="num" w:pos="2880"/>
        </w:tabs>
        <w:ind w:left="2880" w:hanging="360"/>
      </w:pPr>
      <w:rPr>
        <w:rFonts w:ascii="Wingdings 2" w:hAnsi="Wingdings 2" w:hint="default"/>
      </w:rPr>
    </w:lvl>
    <w:lvl w:ilvl="4" w:tplc="1D6C0FAC" w:tentative="1">
      <w:start w:val="1"/>
      <w:numFmt w:val="bullet"/>
      <w:lvlText w:val=""/>
      <w:lvlJc w:val="left"/>
      <w:pPr>
        <w:tabs>
          <w:tab w:val="num" w:pos="3600"/>
        </w:tabs>
        <w:ind w:left="3600" w:hanging="360"/>
      </w:pPr>
      <w:rPr>
        <w:rFonts w:ascii="Wingdings 2" w:hAnsi="Wingdings 2" w:hint="default"/>
      </w:rPr>
    </w:lvl>
    <w:lvl w:ilvl="5" w:tplc="9BF45C24" w:tentative="1">
      <w:start w:val="1"/>
      <w:numFmt w:val="bullet"/>
      <w:lvlText w:val=""/>
      <w:lvlJc w:val="left"/>
      <w:pPr>
        <w:tabs>
          <w:tab w:val="num" w:pos="4320"/>
        </w:tabs>
        <w:ind w:left="4320" w:hanging="360"/>
      </w:pPr>
      <w:rPr>
        <w:rFonts w:ascii="Wingdings 2" w:hAnsi="Wingdings 2" w:hint="default"/>
      </w:rPr>
    </w:lvl>
    <w:lvl w:ilvl="6" w:tplc="6EE01A68" w:tentative="1">
      <w:start w:val="1"/>
      <w:numFmt w:val="bullet"/>
      <w:lvlText w:val=""/>
      <w:lvlJc w:val="left"/>
      <w:pPr>
        <w:tabs>
          <w:tab w:val="num" w:pos="5040"/>
        </w:tabs>
        <w:ind w:left="5040" w:hanging="360"/>
      </w:pPr>
      <w:rPr>
        <w:rFonts w:ascii="Wingdings 2" w:hAnsi="Wingdings 2" w:hint="default"/>
      </w:rPr>
    </w:lvl>
    <w:lvl w:ilvl="7" w:tplc="5B88E836" w:tentative="1">
      <w:start w:val="1"/>
      <w:numFmt w:val="bullet"/>
      <w:lvlText w:val=""/>
      <w:lvlJc w:val="left"/>
      <w:pPr>
        <w:tabs>
          <w:tab w:val="num" w:pos="5760"/>
        </w:tabs>
        <w:ind w:left="5760" w:hanging="360"/>
      </w:pPr>
      <w:rPr>
        <w:rFonts w:ascii="Wingdings 2" w:hAnsi="Wingdings 2" w:hint="default"/>
      </w:rPr>
    </w:lvl>
    <w:lvl w:ilvl="8" w:tplc="1AA20BE6" w:tentative="1">
      <w:start w:val="1"/>
      <w:numFmt w:val="bullet"/>
      <w:lvlText w:val=""/>
      <w:lvlJc w:val="left"/>
      <w:pPr>
        <w:tabs>
          <w:tab w:val="num" w:pos="6480"/>
        </w:tabs>
        <w:ind w:left="6480" w:hanging="360"/>
      </w:pPr>
      <w:rPr>
        <w:rFonts w:ascii="Wingdings 2" w:hAnsi="Wingdings 2" w:hint="default"/>
      </w:rPr>
    </w:lvl>
  </w:abstractNum>
  <w:abstractNum w:abstractNumId="14">
    <w:nsid w:val="526D5763"/>
    <w:multiLevelType w:val="hybridMultilevel"/>
    <w:tmpl w:val="262CA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2E5E89"/>
    <w:multiLevelType w:val="hybridMultilevel"/>
    <w:tmpl w:val="0CC4F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733413"/>
    <w:multiLevelType w:val="hybridMultilevel"/>
    <w:tmpl w:val="42D07B36"/>
    <w:lvl w:ilvl="0" w:tplc="083E6DDE">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DEB1D38"/>
    <w:multiLevelType w:val="hybridMultilevel"/>
    <w:tmpl w:val="B49A2A6E"/>
    <w:lvl w:ilvl="0" w:tplc="48A435DC">
      <w:start w:val="1"/>
      <w:numFmt w:val="bullet"/>
      <w:lvlText w:val=""/>
      <w:lvlJc w:val="left"/>
      <w:pPr>
        <w:tabs>
          <w:tab w:val="num" w:pos="720"/>
        </w:tabs>
        <w:ind w:left="720" w:hanging="360"/>
      </w:pPr>
      <w:rPr>
        <w:rFonts w:ascii="Wingdings 2" w:hAnsi="Wingdings 2" w:hint="default"/>
      </w:rPr>
    </w:lvl>
    <w:lvl w:ilvl="1" w:tplc="AE9AC6BC">
      <w:numFmt w:val="none"/>
      <w:lvlText w:val=""/>
      <w:lvlJc w:val="left"/>
      <w:pPr>
        <w:tabs>
          <w:tab w:val="num" w:pos="360"/>
        </w:tabs>
      </w:pPr>
    </w:lvl>
    <w:lvl w:ilvl="2" w:tplc="9CF03FBC" w:tentative="1">
      <w:start w:val="1"/>
      <w:numFmt w:val="bullet"/>
      <w:lvlText w:val=""/>
      <w:lvlJc w:val="left"/>
      <w:pPr>
        <w:tabs>
          <w:tab w:val="num" w:pos="2160"/>
        </w:tabs>
        <w:ind w:left="2160" w:hanging="360"/>
      </w:pPr>
      <w:rPr>
        <w:rFonts w:ascii="Wingdings 2" w:hAnsi="Wingdings 2" w:hint="default"/>
      </w:rPr>
    </w:lvl>
    <w:lvl w:ilvl="3" w:tplc="73FAA110" w:tentative="1">
      <w:start w:val="1"/>
      <w:numFmt w:val="bullet"/>
      <w:lvlText w:val=""/>
      <w:lvlJc w:val="left"/>
      <w:pPr>
        <w:tabs>
          <w:tab w:val="num" w:pos="2880"/>
        </w:tabs>
        <w:ind w:left="2880" w:hanging="360"/>
      </w:pPr>
      <w:rPr>
        <w:rFonts w:ascii="Wingdings 2" w:hAnsi="Wingdings 2" w:hint="default"/>
      </w:rPr>
    </w:lvl>
    <w:lvl w:ilvl="4" w:tplc="59384502" w:tentative="1">
      <w:start w:val="1"/>
      <w:numFmt w:val="bullet"/>
      <w:lvlText w:val=""/>
      <w:lvlJc w:val="left"/>
      <w:pPr>
        <w:tabs>
          <w:tab w:val="num" w:pos="3600"/>
        </w:tabs>
        <w:ind w:left="3600" w:hanging="360"/>
      </w:pPr>
      <w:rPr>
        <w:rFonts w:ascii="Wingdings 2" w:hAnsi="Wingdings 2" w:hint="default"/>
      </w:rPr>
    </w:lvl>
    <w:lvl w:ilvl="5" w:tplc="B22CDE12" w:tentative="1">
      <w:start w:val="1"/>
      <w:numFmt w:val="bullet"/>
      <w:lvlText w:val=""/>
      <w:lvlJc w:val="left"/>
      <w:pPr>
        <w:tabs>
          <w:tab w:val="num" w:pos="4320"/>
        </w:tabs>
        <w:ind w:left="4320" w:hanging="360"/>
      </w:pPr>
      <w:rPr>
        <w:rFonts w:ascii="Wingdings 2" w:hAnsi="Wingdings 2" w:hint="default"/>
      </w:rPr>
    </w:lvl>
    <w:lvl w:ilvl="6" w:tplc="0F5A650C" w:tentative="1">
      <w:start w:val="1"/>
      <w:numFmt w:val="bullet"/>
      <w:lvlText w:val=""/>
      <w:lvlJc w:val="left"/>
      <w:pPr>
        <w:tabs>
          <w:tab w:val="num" w:pos="5040"/>
        </w:tabs>
        <w:ind w:left="5040" w:hanging="360"/>
      </w:pPr>
      <w:rPr>
        <w:rFonts w:ascii="Wingdings 2" w:hAnsi="Wingdings 2" w:hint="default"/>
      </w:rPr>
    </w:lvl>
    <w:lvl w:ilvl="7" w:tplc="1696E632" w:tentative="1">
      <w:start w:val="1"/>
      <w:numFmt w:val="bullet"/>
      <w:lvlText w:val=""/>
      <w:lvlJc w:val="left"/>
      <w:pPr>
        <w:tabs>
          <w:tab w:val="num" w:pos="5760"/>
        </w:tabs>
        <w:ind w:left="5760" w:hanging="360"/>
      </w:pPr>
      <w:rPr>
        <w:rFonts w:ascii="Wingdings 2" w:hAnsi="Wingdings 2" w:hint="default"/>
      </w:rPr>
    </w:lvl>
    <w:lvl w:ilvl="8" w:tplc="B9D21E0E" w:tentative="1">
      <w:start w:val="1"/>
      <w:numFmt w:val="bullet"/>
      <w:lvlText w:val=""/>
      <w:lvlJc w:val="left"/>
      <w:pPr>
        <w:tabs>
          <w:tab w:val="num" w:pos="6480"/>
        </w:tabs>
        <w:ind w:left="6480" w:hanging="360"/>
      </w:pPr>
      <w:rPr>
        <w:rFonts w:ascii="Wingdings 2" w:hAnsi="Wingdings 2" w:hint="default"/>
      </w:rPr>
    </w:lvl>
  </w:abstractNum>
  <w:abstractNum w:abstractNumId="20">
    <w:nsid w:val="70B04E9E"/>
    <w:multiLevelType w:val="hybridMultilevel"/>
    <w:tmpl w:val="B0122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946D8E"/>
    <w:multiLevelType w:val="hybridMultilevel"/>
    <w:tmpl w:val="6FA0E6E8"/>
    <w:lvl w:ilvl="0" w:tplc="D8F82AB8">
      <w:start w:val="1"/>
      <w:numFmt w:val="bullet"/>
      <w:lvlText w:val=""/>
      <w:lvlJc w:val="left"/>
      <w:pPr>
        <w:tabs>
          <w:tab w:val="num" w:pos="720"/>
        </w:tabs>
        <w:ind w:left="720" w:hanging="360"/>
      </w:pPr>
      <w:rPr>
        <w:rFonts w:ascii="Wingdings 2" w:hAnsi="Wingdings 2" w:hint="default"/>
      </w:rPr>
    </w:lvl>
    <w:lvl w:ilvl="1" w:tplc="56DE1616">
      <w:numFmt w:val="none"/>
      <w:lvlText w:val=""/>
      <w:lvlJc w:val="left"/>
      <w:pPr>
        <w:tabs>
          <w:tab w:val="num" w:pos="360"/>
        </w:tabs>
      </w:pPr>
    </w:lvl>
    <w:lvl w:ilvl="2" w:tplc="BCC08D74" w:tentative="1">
      <w:start w:val="1"/>
      <w:numFmt w:val="bullet"/>
      <w:lvlText w:val=""/>
      <w:lvlJc w:val="left"/>
      <w:pPr>
        <w:tabs>
          <w:tab w:val="num" w:pos="2160"/>
        </w:tabs>
        <w:ind w:left="2160" w:hanging="360"/>
      </w:pPr>
      <w:rPr>
        <w:rFonts w:ascii="Wingdings 2" w:hAnsi="Wingdings 2" w:hint="default"/>
      </w:rPr>
    </w:lvl>
    <w:lvl w:ilvl="3" w:tplc="049ADFD0" w:tentative="1">
      <w:start w:val="1"/>
      <w:numFmt w:val="bullet"/>
      <w:lvlText w:val=""/>
      <w:lvlJc w:val="left"/>
      <w:pPr>
        <w:tabs>
          <w:tab w:val="num" w:pos="2880"/>
        </w:tabs>
        <w:ind w:left="2880" w:hanging="360"/>
      </w:pPr>
      <w:rPr>
        <w:rFonts w:ascii="Wingdings 2" w:hAnsi="Wingdings 2" w:hint="default"/>
      </w:rPr>
    </w:lvl>
    <w:lvl w:ilvl="4" w:tplc="BDA63146" w:tentative="1">
      <w:start w:val="1"/>
      <w:numFmt w:val="bullet"/>
      <w:lvlText w:val=""/>
      <w:lvlJc w:val="left"/>
      <w:pPr>
        <w:tabs>
          <w:tab w:val="num" w:pos="3600"/>
        </w:tabs>
        <w:ind w:left="3600" w:hanging="360"/>
      </w:pPr>
      <w:rPr>
        <w:rFonts w:ascii="Wingdings 2" w:hAnsi="Wingdings 2" w:hint="default"/>
      </w:rPr>
    </w:lvl>
    <w:lvl w:ilvl="5" w:tplc="BE401400" w:tentative="1">
      <w:start w:val="1"/>
      <w:numFmt w:val="bullet"/>
      <w:lvlText w:val=""/>
      <w:lvlJc w:val="left"/>
      <w:pPr>
        <w:tabs>
          <w:tab w:val="num" w:pos="4320"/>
        </w:tabs>
        <w:ind w:left="4320" w:hanging="360"/>
      </w:pPr>
      <w:rPr>
        <w:rFonts w:ascii="Wingdings 2" w:hAnsi="Wingdings 2" w:hint="default"/>
      </w:rPr>
    </w:lvl>
    <w:lvl w:ilvl="6" w:tplc="9A5C403A" w:tentative="1">
      <w:start w:val="1"/>
      <w:numFmt w:val="bullet"/>
      <w:lvlText w:val=""/>
      <w:lvlJc w:val="left"/>
      <w:pPr>
        <w:tabs>
          <w:tab w:val="num" w:pos="5040"/>
        </w:tabs>
        <w:ind w:left="5040" w:hanging="360"/>
      </w:pPr>
      <w:rPr>
        <w:rFonts w:ascii="Wingdings 2" w:hAnsi="Wingdings 2" w:hint="default"/>
      </w:rPr>
    </w:lvl>
    <w:lvl w:ilvl="7" w:tplc="53E00F7E" w:tentative="1">
      <w:start w:val="1"/>
      <w:numFmt w:val="bullet"/>
      <w:lvlText w:val=""/>
      <w:lvlJc w:val="left"/>
      <w:pPr>
        <w:tabs>
          <w:tab w:val="num" w:pos="5760"/>
        </w:tabs>
        <w:ind w:left="5760" w:hanging="360"/>
      </w:pPr>
      <w:rPr>
        <w:rFonts w:ascii="Wingdings 2" w:hAnsi="Wingdings 2" w:hint="default"/>
      </w:rPr>
    </w:lvl>
    <w:lvl w:ilvl="8" w:tplc="CC126B70" w:tentative="1">
      <w:start w:val="1"/>
      <w:numFmt w:val="bullet"/>
      <w:lvlText w:val=""/>
      <w:lvlJc w:val="left"/>
      <w:pPr>
        <w:tabs>
          <w:tab w:val="num" w:pos="6480"/>
        </w:tabs>
        <w:ind w:left="6480" w:hanging="360"/>
      </w:pPr>
      <w:rPr>
        <w:rFonts w:ascii="Wingdings 2" w:hAnsi="Wingdings 2" w:hint="default"/>
      </w:rPr>
    </w:lvl>
  </w:abstractNum>
  <w:abstractNum w:abstractNumId="23">
    <w:nsid w:val="77F5453D"/>
    <w:multiLevelType w:val="hybridMultilevel"/>
    <w:tmpl w:val="DDF0F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0F243D"/>
    <w:multiLevelType w:val="hybridMultilevel"/>
    <w:tmpl w:val="CE6A7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C6D4355"/>
    <w:multiLevelType w:val="hybridMultilevel"/>
    <w:tmpl w:val="AC5275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0"/>
  </w:num>
  <w:num w:numId="4">
    <w:abstractNumId w:val="19"/>
  </w:num>
  <w:num w:numId="5">
    <w:abstractNumId w:val="18"/>
  </w:num>
  <w:num w:numId="6">
    <w:abstractNumId w:val="11"/>
  </w:num>
  <w:num w:numId="7">
    <w:abstractNumId w:val="8"/>
  </w:num>
  <w:num w:numId="8">
    <w:abstractNumId w:val="16"/>
  </w:num>
  <w:num w:numId="9">
    <w:abstractNumId w:val="15"/>
  </w:num>
  <w:num w:numId="10">
    <w:abstractNumId w:val="20"/>
  </w:num>
  <w:num w:numId="11">
    <w:abstractNumId w:val="1"/>
  </w:num>
  <w:num w:numId="12">
    <w:abstractNumId w:val="23"/>
  </w:num>
  <w:num w:numId="13">
    <w:abstractNumId w:val="6"/>
  </w:num>
  <w:num w:numId="14">
    <w:abstractNumId w:val="9"/>
  </w:num>
  <w:num w:numId="15">
    <w:abstractNumId w:val="10"/>
  </w:num>
  <w:num w:numId="16">
    <w:abstractNumId w:val="3"/>
  </w:num>
  <w:num w:numId="17">
    <w:abstractNumId w:val="24"/>
  </w:num>
  <w:num w:numId="18">
    <w:abstractNumId w:val="25"/>
  </w:num>
  <w:num w:numId="19">
    <w:abstractNumId w:val="21"/>
  </w:num>
  <w:num w:numId="20">
    <w:abstractNumId w:val="4"/>
  </w:num>
  <w:num w:numId="21">
    <w:abstractNumId w:val="12"/>
  </w:num>
  <w:num w:numId="22">
    <w:abstractNumId w:val="5"/>
  </w:num>
  <w:num w:numId="23">
    <w:abstractNumId w:val="7"/>
  </w:num>
  <w:num w:numId="24">
    <w:abstractNumId w:val="2"/>
  </w:num>
  <w:num w:numId="25">
    <w:abstractNumId w:val="14"/>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6206"/>
    <w:rsid w:val="00015806"/>
    <w:rsid w:val="0001667A"/>
    <w:rsid w:val="00023BAB"/>
    <w:rsid w:val="00026D01"/>
    <w:rsid w:val="00035AC6"/>
    <w:rsid w:val="000368F1"/>
    <w:rsid w:val="00041CD6"/>
    <w:rsid w:val="000528BF"/>
    <w:rsid w:val="00055ECE"/>
    <w:rsid w:val="000621C3"/>
    <w:rsid w:val="00071EFE"/>
    <w:rsid w:val="000A53E9"/>
    <w:rsid w:val="000B181F"/>
    <w:rsid w:val="000B2D3A"/>
    <w:rsid w:val="000B332A"/>
    <w:rsid w:val="000B5FDB"/>
    <w:rsid w:val="000B7233"/>
    <w:rsid w:val="000D625C"/>
    <w:rsid w:val="000E51BE"/>
    <w:rsid w:val="000E6EFA"/>
    <w:rsid w:val="000F1A37"/>
    <w:rsid w:val="000F79F3"/>
    <w:rsid w:val="00104304"/>
    <w:rsid w:val="0011311C"/>
    <w:rsid w:val="001150CC"/>
    <w:rsid w:val="00127696"/>
    <w:rsid w:val="001325C1"/>
    <w:rsid w:val="00135E1A"/>
    <w:rsid w:val="00135E82"/>
    <w:rsid w:val="001372D6"/>
    <w:rsid w:val="001426B7"/>
    <w:rsid w:val="00171197"/>
    <w:rsid w:val="00175CE2"/>
    <w:rsid w:val="00186DDF"/>
    <w:rsid w:val="001909B6"/>
    <w:rsid w:val="001938E5"/>
    <w:rsid w:val="00197A69"/>
    <w:rsid w:val="001A6C3D"/>
    <w:rsid w:val="001C1F51"/>
    <w:rsid w:val="001D0440"/>
    <w:rsid w:val="001E6149"/>
    <w:rsid w:val="001F08E9"/>
    <w:rsid w:val="001F0B49"/>
    <w:rsid w:val="00210AC0"/>
    <w:rsid w:val="00215134"/>
    <w:rsid w:val="00225BAC"/>
    <w:rsid w:val="00233099"/>
    <w:rsid w:val="00244F16"/>
    <w:rsid w:val="00262181"/>
    <w:rsid w:val="00263C1A"/>
    <w:rsid w:val="00284267"/>
    <w:rsid w:val="002917D3"/>
    <w:rsid w:val="00291AE4"/>
    <w:rsid w:val="00292B29"/>
    <w:rsid w:val="00295D7B"/>
    <w:rsid w:val="002B2FC4"/>
    <w:rsid w:val="002C7C01"/>
    <w:rsid w:val="002E0DE7"/>
    <w:rsid w:val="002E5BFB"/>
    <w:rsid w:val="002F2DC7"/>
    <w:rsid w:val="00311EF0"/>
    <w:rsid w:val="00324350"/>
    <w:rsid w:val="0032728D"/>
    <w:rsid w:val="003310A9"/>
    <w:rsid w:val="00342900"/>
    <w:rsid w:val="00345158"/>
    <w:rsid w:val="0034716B"/>
    <w:rsid w:val="0035648C"/>
    <w:rsid w:val="00357786"/>
    <w:rsid w:val="00361DD8"/>
    <w:rsid w:val="00363682"/>
    <w:rsid w:val="0037419F"/>
    <w:rsid w:val="00386E51"/>
    <w:rsid w:val="003927D3"/>
    <w:rsid w:val="003968D0"/>
    <w:rsid w:val="003B6112"/>
    <w:rsid w:val="003C0957"/>
    <w:rsid w:val="003E454E"/>
    <w:rsid w:val="00403E12"/>
    <w:rsid w:val="004041A7"/>
    <w:rsid w:val="004139DA"/>
    <w:rsid w:val="004159BA"/>
    <w:rsid w:val="00424E15"/>
    <w:rsid w:val="00456A2A"/>
    <w:rsid w:val="00471C3F"/>
    <w:rsid w:val="004811FE"/>
    <w:rsid w:val="0049542A"/>
    <w:rsid w:val="004A430E"/>
    <w:rsid w:val="004C73E8"/>
    <w:rsid w:val="004D3E9E"/>
    <w:rsid w:val="004D76DF"/>
    <w:rsid w:val="004E22B4"/>
    <w:rsid w:val="004E2957"/>
    <w:rsid w:val="004E49C5"/>
    <w:rsid w:val="004E6B0E"/>
    <w:rsid w:val="004F54B7"/>
    <w:rsid w:val="0052088A"/>
    <w:rsid w:val="005302AD"/>
    <w:rsid w:val="00537509"/>
    <w:rsid w:val="00543B35"/>
    <w:rsid w:val="00546ED1"/>
    <w:rsid w:val="0055223F"/>
    <w:rsid w:val="00554A5F"/>
    <w:rsid w:val="00564995"/>
    <w:rsid w:val="00572E95"/>
    <w:rsid w:val="00580372"/>
    <w:rsid w:val="005824E4"/>
    <w:rsid w:val="005A2165"/>
    <w:rsid w:val="005A4A06"/>
    <w:rsid w:val="005B6AD3"/>
    <w:rsid w:val="005B76BB"/>
    <w:rsid w:val="005C14A9"/>
    <w:rsid w:val="005D2C0B"/>
    <w:rsid w:val="005E1A21"/>
    <w:rsid w:val="005F006C"/>
    <w:rsid w:val="005F3487"/>
    <w:rsid w:val="005F46E7"/>
    <w:rsid w:val="005F69EE"/>
    <w:rsid w:val="006003F4"/>
    <w:rsid w:val="00605206"/>
    <w:rsid w:val="00613953"/>
    <w:rsid w:val="00615F80"/>
    <w:rsid w:val="00615FBD"/>
    <w:rsid w:val="00626A63"/>
    <w:rsid w:val="006313DA"/>
    <w:rsid w:val="006344CF"/>
    <w:rsid w:val="00642E2E"/>
    <w:rsid w:val="006460CA"/>
    <w:rsid w:val="00646FD1"/>
    <w:rsid w:val="006514E7"/>
    <w:rsid w:val="00652583"/>
    <w:rsid w:val="0065604F"/>
    <w:rsid w:val="006763B5"/>
    <w:rsid w:val="00682C74"/>
    <w:rsid w:val="00691ADB"/>
    <w:rsid w:val="006B0998"/>
    <w:rsid w:val="006C1707"/>
    <w:rsid w:val="006C5E6D"/>
    <w:rsid w:val="006C7D1F"/>
    <w:rsid w:val="006D33DB"/>
    <w:rsid w:val="006F16D6"/>
    <w:rsid w:val="006F20DC"/>
    <w:rsid w:val="006F4245"/>
    <w:rsid w:val="00700818"/>
    <w:rsid w:val="00700B70"/>
    <w:rsid w:val="0071663D"/>
    <w:rsid w:val="007240C9"/>
    <w:rsid w:val="00736FFA"/>
    <w:rsid w:val="0074088E"/>
    <w:rsid w:val="00745359"/>
    <w:rsid w:val="007542B0"/>
    <w:rsid w:val="0075751B"/>
    <w:rsid w:val="0076119F"/>
    <w:rsid w:val="0076173D"/>
    <w:rsid w:val="00764FED"/>
    <w:rsid w:val="0076658C"/>
    <w:rsid w:val="0076726C"/>
    <w:rsid w:val="00780AA5"/>
    <w:rsid w:val="00781C63"/>
    <w:rsid w:val="0078398A"/>
    <w:rsid w:val="007A0E30"/>
    <w:rsid w:val="007A15E7"/>
    <w:rsid w:val="007A43C3"/>
    <w:rsid w:val="007B2206"/>
    <w:rsid w:val="007B31A6"/>
    <w:rsid w:val="007B40D2"/>
    <w:rsid w:val="007B4254"/>
    <w:rsid w:val="007B590C"/>
    <w:rsid w:val="007C2230"/>
    <w:rsid w:val="007C4A7F"/>
    <w:rsid w:val="007F4621"/>
    <w:rsid w:val="007F7FFA"/>
    <w:rsid w:val="00815DDA"/>
    <w:rsid w:val="00840E66"/>
    <w:rsid w:val="00843684"/>
    <w:rsid w:val="00851BF8"/>
    <w:rsid w:val="00863A15"/>
    <w:rsid w:val="0086564E"/>
    <w:rsid w:val="008720DF"/>
    <w:rsid w:val="00873F3D"/>
    <w:rsid w:val="00880267"/>
    <w:rsid w:val="00881B41"/>
    <w:rsid w:val="00895D98"/>
    <w:rsid w:val="008A1BC2"/>
    <w:rsid w:val="008A4340"/>
    <w:rsid w:val="008B1404"/>
    <w:rsid w:val="008E28FC"/>
    <w:rsid w:val="008E2E5E"/>
    <w:rsid w:val="008E3F3C"/>
    <w:rsid w:val="008E527D"/>
    <w:rsid w:val="008F074E"/>
    <w:rsid w:val="008F3796"/>
    <w:rsid w:val="00910B3B"/>
    <w:rsid w:val="0092619F"/>
    <w:rsid w:val="009266F9"/>
    <w:rsid w:val="0093200E"/>
    <w:rsid w:val="00933B63"/>
    <w:rsid w:val="00936CAE"/>
    <w:rsid w:val="0093751B"/>
    <w:rsid w:val="0094433F"/>
    <w:rsid w:val="00953D7D"/>
    <w:rsid w:val="00966909"/>
    <w:rsid w:val="0097296E"/>
    <w:rsid w:val="00981B18"/>
    <w:rsid w:val="00993E4E"/>
    <w:rsid w:val="009A1D14"/>
    <w:rsid w:val="009A544B"/>
    <w:rsid w:val="009A7150"/>
    <w:rsid w:val="009B1487"/>
    <w:rsid w:val="009B2918"/>
    <w:rsid w:val="009B45E2"/>
    <w:rsid w:val="009B5058"/>
    <w:rsid w:val="009C290A"/>
    <w:rsid w:val="009C5022"/>
    <w:rsid w:val="009D068E"/>
    <w:rsid w:val="009E21B1"/>
    <w:rsid w:val="009F4503"/>
    <w:rsid w:val="00A116D8"/>
    <w:rsid w:val="00A119E6"/>
    <w:rsid w:val="00A16DBA"/>
    <w:rsid w:val="00A334FD"/>
    <w:rsid w:val="00A34AB6"/>
    <w:rsid w:val="00A514C7"/>
    <w:rsid w:val="00A70BA7"/>
    <w:rsid w:val="00A71FD8"/>
    <w:rsid w:val="00A7603A"/>
    <w:rsid w:val="00A77E84"/>
    <w:rsid w:val="00A93186"/>
    <w:rsid w:val="00A93B80"/>
    <w:rsid w:val="00A940C2"/>
    <w:rsid w:val="00AB0071"/>
    <w:rsid w:val="00AB30AF"/>
    <w:rsid w:val="00AC0DAD"/>
    <w:rsid w:val="00AD17A5"/>
    <w:rsid w:val="00AE1ED7"/>
    <w:rsid w:val="00AF1116"/>
    <w:rsid w:val="00AF1933"/>
    <w:rsid w:val="00AF2082"/>
    <w:rsid w:val="00B07869"/>
    <w:rsid w:val="00B20DC1"/>
    <w:rsid w:val="00B27CE3"/>
    <w:rsid w:val="00B602B9"/>
    <w:rsid w:val="00B63CE7"/>
    <w:rsid w:val="00B6636D"/>
    <w:rsid w:val="00B76865"/>
    <w:rsid w:val="00B82536"/>
    <w:rsid w:val="00B91354"/>
    <w:rsid w:val="00B91AF0"/>
    <w:rsid w:val="00B9596C"/>
    <w:rsid w:val="00BA4186"/>
    <w:rsid w:val="00BA4D5F"/>
    <w:rsid w:val="00BB4951"/>
    <w:rsid w:val="00BD62FE"/>
    <w:rsid w:val="00BD6722"/>
    <w:rsid w:val="00BE73B2"/>
    <w:rsid w:val="00BF0EC9"/>
    <w:rsid w:val="00C027E1"/>
    <w:rsid w:val="00C03EF5"/>
    <w:rsid w:val="00C126BC"/>
    <w:rsid w:val="00C16628"/>
    <w:rsid w:val="00C412B3"/>
    <w:rsid w:val="00C4547E"/>
    <w:rsid w:val="00C47E74"/>
    <w:rsid w:val="00C62C2E"/>
    <w:rsid w:val="00C8519B"/>
    <w:rsid w:val="00CA479B"/>
    <w:rsid w:val="00CA7284"/>
    <w:rsid w:val="00CB3CEB"/>
    <w:rsid w:val="00CB3F7F"/>
    <w:rsid w:val="00CC0163"/>
    <w:rsid w:val="00CD2498"/>
    <w:rsid w:val="00CD735D"/>
    <w:rsid w:val="00CF1030"/>
    <w:rsid w:val="00CF1CDC"/>
    <w:rsid w:val="00CF22F3"/>
    <w:rsid w:val="00CF2D52"/>
    <w:rsid w:val="00CF458B"/>
    <w:rsid w:val="00D028A9"/>
    <w:rsid w:val="00D21891"/>
    <w:rsid w:val="00D23531"/>
    <w:rsid w:val="00D262CE"/>
    <w:rsid w:val="00D37C73"/>
    <w:rsid w:val="00D51705"/>
    <w:rsid w:val="00D6003D"/>
    <w:rsid w:val="00D61F78"/>
    <w:rsid w:val="00D63D39"/>
    <w:rsid w:val="00D63E47"/>
    <w:rsid w:val="00D647FF"/>
    <w:rsid w:val="00D74DA1"/>
    <w:rsid w:val="00D83242"/>
    <w:rsid w:val="00D83A2F"/>
    <w:rsid w:val="00D85B16"/>
    <w:rsid w:val="00D93E68"/>
    <w:rsid w:val="00D95E10"/>
    <w:rsid w:val="00D97459"/>
    <w:rsid w:val="00DA1D71"/>
    <w:rsid w:val="00DB0BA1"/>
    <w:rsid w:val="00DE65DC"/>
    <w:rsid w:val="00DF568C"/>
    <w:rsid w:val="00DF6A7C"/>
    <w:rsid w:val="00DF6B41"/>
    <w:rsid w:val="00E0374D"/>
    <w:rsid w:val="00E07B48"/>
    <w:rsid w:val="00E1239E"/>
    <w:rsid w:val="00E15309"/>
    <w:rsid w:val="00E177A6"/>
    <w:rsid w:val="00EB68AB"/>
    <w:rsid w:val="00EE2F37"/>
    <w:rsid w:val="00EE7DAE"/>
    <w:rsid w:val="00EF05C3"/>
    <w:rsid w:val="00EF68A5"/>
    <w:rsid w:val="00EF7340"/>
    <w:rsid w:val="00F01F0D"/>
    <w:rsid w:val="00F157A8"/>
    <w:rsid w:val="00F21A58"/>
    <w:rsid w:val="00F2533F"/>
    <w:rsid w:val="00F276FE"/>
    <w:rsid w:val="00F35463"/>
    <w:rsid w:val="00F36B8E"/>
    <w:rsid w:val="00F514D6"/>
    <w:rsid w:val="00F55274"/>
    <w:rsid w:val="00F6043C"/>
    <w:rsid w:val="00F624AA"/>
    <w:rsid w:val="00F67DB3"/>
    <w:rsid w:val="00F70049"/>
    <w:rsid w:val="00F72797"/>
    <w:rsid w:val="00F77077"/>
    <w:rsid w:val="00F77AC9"/>
    <w:rsid w:val="00F8049B"/>
    <w:rsid w:val="00F86A2C"/>
    <w:rsid w:val="00F948BC"/>
    <w:rsid w:val="00F962A8"/>
    <w:rsid w:val="00FB5401"/>
    <w:rsid w:val="00FC3B7F"/>
    <w:rsid w:val="00FC69F1"/>
    <w:rsid w:val="00FC6DC6"/>
    <w:rsid w:val="00FD1AD6"/>
    <w:rsid w:val="00FD7932"/>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pollingreport.com/guns.htm"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faculty.psy.ohio-state.edu/peters/lab/pubs/publications/2012_Weller_et_al_Development_and_testing_of_abbreviated_numeracy_sca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8D815-D7DE-43E2-90D1-64A5DCCDF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9824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gaurav sood</cp:lastModifiedBy>
  <cp:revision>164</cp:revision>
  <dcterms:created xsi:type="dcterms:W3CDTF">2013-10-08T01:05:00Z</dcterms:created>
  <dcterms:modified xsi:type="dcterms:W3CDTF">2013-10-11T02:27:00Z</dcterms:modified>
</cp:coreProperties>
</file>