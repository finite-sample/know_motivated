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A81488E" w14:textId="10B0A5C4" w:rsidR="00DA1D71" w:rsidRPr="00DA1D71" w:rsidRDefault="00D23531" w:rsidP="00DA1D71">
      <w:pPr>
        <w:jc w:val="center"/>
        <w:rPr>
          <w:rFonts w:ascii="Garamond" w:hAnsi="Garamond"/>
          <w:b/>
        </w:rPr>
      </w:pPr>
      <w:r>
        <w:rPr>
          <w:rFonts w:ascii="Garamond" w:hAnsi="Garamond"/>
          <w:b/>
        </w:rPr>
        <w:t>Study Protocol</w:t>
      </w:r>
    </w:p>
    <w:p w14:paraId="0CC93652" w14:textId="77777777" w:rsidR="00DA1D71" w:rsidRDefault="00DA1D71" w:rsidP="004E22B4">
      <w:pPr>
        <w:rPr>
          <w:rFonts w:ascii="Garamond" w:hAnsi="Garamond"/>
        </w:rPr>
      </w:pPr>
    </w:p>
    <w:p w14:paraId="540EDD60" w14:textId="77777777" w:rsidR="007A43DC" w:rsidRDefault="007A43DC" w:rsidP="004E22B4">
      <w:pPr>
        <w:rPr>
          <w:rFonts w:ascii="Garamond" w:hAnsi="Garamond"/>
        </w:rPr>
      </w:pPr>
      <w:r>
        <w:rPr>
          <w:rFonts w:ascii="Garamond" w:hAnsi="Garamond"/>
        </w:rPr>
        <w:t>Consent Form</w:t>
      </w:r>
    </w:p>
    <w:p w14:paraId="5EF11F4D" w14:textId="77777777" w:rsidR="007A43DC" w:rsidRDefault="007A43DC" w:rsidP="004E22B4">
      <w:pPr>
        <w:rPr>
          <w:rFonts w:ascii="Garamond" w:hAnsi="Garamond"/>
        </w:rPr>
      </w:pPr>
    </w:p>
    <w:p w14:paraId="1015DE71" w14:textId="594FA170" w:rsidR="007542B0" w:rsidRDefault="007A43DC" w:rsidP="004E22B4">
      <w:pPr>
        <w:rPr>
          <w:rFonts w:ascii="Garamond" w:hAnsi="Garamond"/>
        </w:rPr>
      </w:pPr>
      <w:r>
        <w:rPr>
          <w:rFonts w:ascii="Garamond" w:hAnsi="Garamond"/>
        </w:rPr>
        <w:t>Screening Questionnaire</w:t>
      </w:r>
    </w:p>
    <w:p w14:paraId="2ED2A49F" w14:textId="5671305D" w:rsidR="00387C0C" w:rsidRDefault="00414F62" w:rsidP="003157AD">
      <w:pPr>
        <w:pStyle w:val="ListParagraph"/>
        <w:numPr>
          <w:ilvl w:val="0"/>
          <w:numId w:val="4"/>
        </w:numPr>
        <w:rPr>
          <w:rFonts w:ascii="Garamond" w:hAnsi="Garamond"/>
        </w:rPr>
      </w:pPr>
      <w:r>
        <w:rPr>
          <w:rFonts w:ascii="Garamond" w:hAnsi="Garamond"/>
        </w:rPr>
        <w:t>Party Identification</w:t>
      </w:r>
    </w:p>
    <w:p w14:paraId="6F20CF45" w14:textId="07187DF9" w:rsidR="00966AAA" w:rsidRPr="00966AAA" w:rsidRDefault="00966AAA" w:rsidP="003157AD">
      <w:pPr>
        <w:pStyle w:val="ListParagraph"/>
        <w:numPr>
          <w:ilvl w:val="0"/>
          <w:numId w:val="4"/>
        </w:numPr>
        <w:rPr>
          <w:rFonts w:ascii="Garamond" w:hAnsi="Garamond"/>
        </w:rPr>
      </w:pPr>
      <w:r>
        <w:rPr>
          <w:rFonts w:ascii="Garamond" w:hAnsi="Garamond"/>
        </w:rPr>
        <w:t>Numeracy Scale</w:t>
      </w:r>
    </w:p>
    <w:p w14:paraId="535246CA" w14:textId="77777777" w:rsidR="00695994" w:rsidRDefault="00695994" w:rsidP="00E66906">
      <w:pPr>
        <w:rPr>
          <w:rFonts w:ascii="Garamond" w:hAnsi="Garamond"/>
        </w:rPr>
      </w:pPr>
    </w:p>
    <w:p w14:paraId="6BF93AD7" w14:textId="48822D1D" w:rsidR="00532796" w:rsidRPr="006768EF" w:rsidRDefault="00532796" w:rsidP="00532796">
      <w:pPr>
        <w:tabs>
          <w:tab w:val="center" w:pos="4680"/>
        </w:tabs>
        <w:rPr>
          <w:rFonts w:ascii="Garamond" w:hAnsi="Garamond"/>
        </w:rPr>
      </w:pPr>
      <w:r>
        <w:rPr>
          <w:rFonts w:ascii="Garamond" w:hAnsi="Garamond"/>
        </w:rPr>
        <w:t>Background</w:t>
      </w:r>
      <w:r w:rsidRPr="006768EF">
        <w:rPr>
          <w:rFonts w:ascii="Garamond" w:hAnsi="Garamond"/>
        </w:rPr>
        <w:t xml:space="preserve"> Information</w:t>
      </w:r>
      <w:r w:rsidRPr="006768EF">
        <w:rPr>
          <w:rFonts w:ascii="Garamond" w:hAnsi="Garamond"/>
        </w:rPr>
        <w:tab/>
      </w:r>
    </w:p>
    <w:p w14:paraId="65BD310D" w14:textId="77777777" w:rsidR="00CB7446" w:rsidRDefault="00CB7446" w:rsidP="003157AD">
      <w:pPr>
        <w:pStyle w:val="ListParagraph"/>
        <w:numPr>
          <w:ilvl w:val="0"/>
          <w:numId w:val="2"/>
        </w:numPr>
        <w:rPr>
          <w:rFonts w:ascii="Garamond" w:hAnsi="Garamond"/>
        </w:rPr>
      </w:pPr>
      <w:r>
        <w:rPr>
          <w:rFonts w:ascii="Garamond" w:hAnsi="Garamond"/>
        </w:rPr>
        <w:t>Gun Control Items</w:t>
      </w:r>
    </w:p>
    <w:p w14:paraId="20C00CFE" w14:textId="77777777" w:rsidR="00681B93" w:rsidRDefault="00681B93" w:rsidP="003157AD">
      <w:pPr>
        <w:pStyle w:val="ListParagraph"/>
        <w:numPr>
          <w:ilvl w:val="0"/>
          <w:numId w:val="2"/>
        </w:numPr>
        <w:rPr>
          <w:rFonts w:ascii="Garamond" w:hAnsi="Garamond"/>
        </w:rPr>
      </w:pPr>
      <w:r>
        <w:rPr>
          <w:rFonts w:ascii="Garamond" w:hAnsi="Garamond"/>
        </w:rPr>
        <w:t>Political Interest</w:t>
      </w:r>
    </w:p>
    <w:p w14:paraId="410149C9" w14:textId="77777777" w:rsidR="00CB7446" w:rsidRPr="001F4FC3" w:rsidRDefault="00CB7446" w:rsidP="003157AD">
      <w:pPr>
        <w:pStyle w:val="ListParagraph"/>
        <w:numPr>
          <w:ilvl w:val="0"/>
          <w:numId w:val="2"/>
        </w:numPr>
        <w:rPr>
          <w:rFonts w:ascii="Garamond" w:hAnsi="Garamond"/>
        </w:rPr>
      </w:pPr>
      <w:r>
        <w:rPr>
          <w:rFonts w:ascii="Garamond" w:hAnsi="Garamond"/>
        </w:rPr>
        <w:t>Political Ideology</w:t>
      </w:r>
    </w:p>
    <w:p w14:paraId="62D042C2" w14:textId="119C5B97" w:rsidR="00532796" w:rsidRPr="00483651" w:rsidRDefault="00532796" w:rsidP="003157AD">
      <w:pPr>
        <w:pStyle w:val="ListParagraph"/>
        <w:numPr>
          <w:ilvl w:val="0"/>
          <w:numId w:val="2"/>
        </w:numPr>
        <w:rPr>
          <w:rFonts w:ascii="Garamond" w:hAnsi="Garamond"/>
        </w:rPr>
      </w:pPr>
      <w:r>
        <w:rPr>
          <w:rFonts w:ascii="Garamond" w:hAnsi="Garamond"/>
        </w:rPr>
        <w:t>Demographic Information</w:t>
      </w:r>
    </w:p>
    <w:p w14:paraId="0CFD497F" w14:textId="77777777" w:rsidR="00532796" w:rsidRPr="00E66906" w:rsidRDefault="00532796" w:rsidP="00E66906">
      <w:pPr>
        <w:rPr>
          <w:rFonts w:ascii="Garamond" w:hAnsi="Garamond"/>
        </w:rPr>
      </w:pPr>
    </w:p>
    <w:p w14:paraId="06AC911F" w14:textId="7A15C3D2" w:rsidR="00D262CE" w:rsidRDefault="00282E78" w:rsidP="004E22B4">
      <w:pPr>
        <w:rPr>
          <w:rFonts w:ascii="Garamond" w:hAnsi="Garamond"/>
        </w:rPr>
      </w:pPr>
      <w:r>
        <w:rPr>
          <w:rFonts w:ascii="Garamond" w:hAnsi="Garamond"/>
        </w:rPr>
        <w:t xml:space="preserve">Random </w:t>
      </w:r>
      <w:r w:rsidR="00D262CE">
        <w:rPr>
          <w:rFonts w:ascii="Garamond" w:hAnsi="Garamond"/>
        </w:rPr>
        <w:t>Assignment to Experimental Condition</w:t>
      </w:r>
    </w:p>
    <w:p w14:paraId="6CE93931" w14:textId="77777777" w:rsidR="001D6401" w:rsidRDefault="001D6401" w:rsidP="00F962A8">
      <w:pPr>
        <w:rPr>
          <w:rFonts w:ascii="Garamond" w:hAnsi="Garamond"/>
        </w:rPr>
      </w:pPr>
    </w:p>
    <w:p w14:paraId="7BE98B7C" w14:textId="17C84DA9" w:rsidR="00615FBD" w:rsidRDefault="00D647FF" w:rsidP="00F962A8">
      <w:pPr>
        <w:rPr>
          <w:rFonts w:ascii="Garamond" w:hAnsi="Garamond"/>
        </w:rPr>
      </w:pPr>
      <w:r>
        <w:rPr>
          <w:rFonts w:ascii="Garamond" w:hAnsi="Garamond"/>
        </w:rPr>
        <w:t>Covariance Detection Task</w:t>
      </w:r>
    </w:p>
    <w:p w14:paraId="530E2F8A" w14:textId="77777777" w:rsidR="00F962A8" w:rsidRDefault="00F962A8" w:rsidP="004E22B4">
      <w:pPr>
        <w:rPr>
          <w:rFonts w:ascii="Garamond" w:hAnsi="Garamond"/>
        </w:rPr>
      </w:pPr>
    </w:p>
    <w:p w14:paraId="26A0A062" w14:textId="53360F08" w:rsidR="00DF6A7C" w:rsidRDefault="00DF6A7C" w:rsidP="004E22B4">
      <w:pPr>
        <w:rPr>
          <w:rFonts w:ascii="Garamond" w:hAnsi="Garamond"/>
        </w:rPr>
      </w:pPr>
      <w:r>
        <w:rPr>
          <w:rFonts w:ascii="Garamond" w:hAnsi="Garamond"/>
        </w:rPr>
        <w:t>Post-Treatment Questions</w:t>
      </w:r>
    </w:p>
    <w:p w14:paraId="2368077A" w14:textId="05A05756" w:rsidR="00A55C2E" w:rsidRDefault="00153116" w:rsidP="003157AD">
      <w:pPr>
        <w:pStyle w:val="ListParagraph"/>
        <w:numPr>
          <w:ilvl w:val="0"/>
          <w:numId w:val="3"/>
        </w:numPr>
        <w:rPr>
          <w:rFonts w:ascii="Garamond" w:hAnsi="Garamond"/>
        </w:rPr>
      </w:pPr>
      <w:r>
        <w:rPr>
          <w:rFonts w:ascii="Garamond" w:hAnsi="Garamond"/>
        </w:rPr>
        <w:t>Answer Explanation (Open-Ended)</w:t>
      </w:r>
    </w:p>
    <w:p w14:paraId="0B8595E7" w14:textId="68F3A25E" w:rsidR="00A8515C" w:rsidRDefault="002B492E" w:rsidP="003157AD">
      <w:pPr>
        <w:pStyle w:val="ListParagraph"/>
        <w:numPr>
          <w:ilvl w:val="0"/>
          <w:numId w:val="3"/>
        </w:numPr>
        <w:rPr>
          <w:rFonts w:ascii="Garamond" w:hAnsi="Garamond"/>
        </w:rPr>
      </w:pPr>
      <w:r>
        <w:rPr>
          <w:rFonts w:ascii="Garamond" w:hAnsi="Garamond"/>
        </w:rPr>
        <w:t>Study Strength</w:t>
      </w:r>
    </w:p>
    <w:p w14:paraId="736A7F67" w14:textId="41A2C71A" w:rsidR="002B492E" w:rsidRDefault="002B492E" w:rsidP="003157AD">
      <w:pPr>
        <w:pStyle w:val="ListParagraph"/>
        <w:numPr>
          <w:ilvl w:val="0"/>
          <w:numId w:val="3"/>
        </w:numPr>
        <w:rPr>
          <w:rFonts w:ascii="Garamond" w:hAnsi="Garamond"/>
        </w:rPr>
      </w:pPr>
      <w:r>
        <w:rPr>
          <w:rFonts w:ascii="Garamond" w:hAnsi="Garamond"/>
        </w:rPr>
        <w:t>Study Convincingness</w:t>
      </w:r>
    </w:p>
    <w:p w14:paraId="28939AB5" w14:textId="1CBD16E0" w:rsidR="002B492E" w:rsidRDefault="002B492E" w:rsidP="003157AD">
      <w:pPr>
        <w:pStyle w:val="ListParagraph"/>
        <w:numPr>
          <w:ilvl w:val="0"/>
          <w:numId w:val="3"/>
        </w:numPr>
        <w:rPr>
          <w:rFonts w:ascii="Garamond" w:hAnsi="Garamond"/>
        </w:rPr>
      </w:pPr>
      <w:r>
        <w:rPr>
          <w:rFonts w:ascii="Garamond" w:hAnsi="Garamond"/>
        </w:rPr>
        <w:t>Researcher Bias</w:t>
      </w:r>
    </w:p>
    <w:p w14:paraId="3F5B840C" w14:textId="30450992" w:rsidR="00576A63" w:rsidRPr="00576A63" w:rsidRDefault="00186DDF" w:rsidP="003157AD">
      <w:pPr>
        <w:pStyle w:val="ListParagraph"/>
        <w:numPr>
          <w:ilvl w:val="0"/>
          <w:numId w:val="3"/>
        </w:numPr>
        <w:rPr>
          <w:rFonts w:ascii="Garamond" w:hAnsi="Garamond"/>
        </w:rPr>
      </w:pPr>
      <w:r>
        <w:rPr>
          <w:rFonts w:ascii="Garamond" w:hAnsi="Garamond"/>
        </w:rPr>
        <w:t>Recall Task</w:t>
      </w:r>
    </w:p>
    <w:p w14:paraId="3B748467" w14:textId="77777777" w:rsidR="00D262CE" w:rsidRDefault="00D262CE" w:rsidP="004E22B4">
      <w:pPr>
        <w:rPr>
          <w:rFonts w:ascii="Garamond" w:hAnsi="Garamond"/>
        </w:rPr>
      </w:pPr>
    </w:p>
    <w:p w14:paraId="1F5EC5AA" w14:textId="278B650D" w:rsidR="00135E82" w:rsidRPr="007F4621" w:rsidRDefault="00F276FE" w:rsidP="007F4621">
      <w:pPr>
        <w:rPr>
          <w:rFonts w:ascii="Garamond" w:hAnsi="Garamond"/>
        </w:rPr>
      </w:pPr>
      <w:r>
        <w:rPr>
          <w:rFonts w:ascii="Garamond" w:hAnsi="Garamond"/>
        </w:rPr>
        <w:t>Debrief</w:t>
      </w:r>
      <w:r w:rsidR="00B6636D">
        <w:rPr>
          <w:rFonts w:ascii="Garamond" w:hAnsi="Garamond"/>
        </w:rPr>
        <w:t>ing</w:t>
      </w:r>
    </w:p>
    <w:p w14:paraId="5A42EADC" w14:textId="77777777" w:rsidR="00103898" w:rsidRDefault="00103898" w:rsidP="00F337BD">
      <w:pPr>
        <w:rPr>
          <w:rFonts w:ascii="Garamond" w:hAnsi="Garamond"/>
        </w:rPr>
      </w:pPr>
    </w:p>
    <w:p w14:paraId="78F021B7" w14:textId="242645BF" w:rsidR="00F337BD" w:rsidRPr="00656D8D" w:rsidRDefault="00AB70A0" w:rsidP="00656D8D">
      <w:pPr>
        <w:spacing w:after="120"/>
        <w:jc w:val="center"/>
        <w:rPr>
          <w:rFonts w:ascii="Garamond" w:hAnsi="Garamond"/>
          <w:b/>
        </w:rPr>
      </w:pPr>
      <w:r w:rsidRPr="00656D8D">
        <w:rPr>
          <w:rFonts w:ascii="Garamond" w:hAnsi="Garamond"/>
          <w:b/>
        </w:rPr>
        <w:t xml:space="preserve">Hidden </w:t>
      </w:r>
      <w:r w:rsidR="00103898" w:rsidRPr="00656D8D">
        <w:rPr>
          <w:rFonts w:ascii="Garamond" w:hAnsi="Garamond"/>
          <w:b/>
        </w:rPr>
        <w:t>T</w:t>
      </w:r>
      <w:r w:rsidRPr="00656D8D">
        <w:rPr>
          <w:rFonts w:ascii="Garamond" w:hAnsi="Garamond"/>
          <w:b/>
        </w:rPr>
        <w:t>racking</w:t>
      </w:r>
    </w:p>
    <w:p w14:paraId="2F12FC3B" w14:textId="48EFFAB9" w:rsidR="00362AFA" w:rsidRPr="00F337BD" w:rsidRDefault="00324243" w:rsidP="003157AD">
      <w:pPr>
        <w:pStyle w:val="ListParagraph"/>
        <w:numPr>
          <w:ilvl w:val="0"/>
          <w:numId w:val="9"/>
        </w:numPr>
        <w:rPr>
          <w:rFonts w:ascii="Garamond" w:hAnsi="Garamond"/>
        </w:rPr>
      </w:pPr>
      <w:r>
        <w:rPr>
          <w:rFonts w:ascii="Garamond" w:hAnsi="Garamond"/>
        </w:rPr>
        <w:t>Survey start/</w:t>
      </w:r>
      <w:r w:rsidR="00362AFA">
        <w:rPr>
          <w:rFonts w:ascii="Garamond" w:hAnsi="Garamond"/>
        </w:rPr>
        <w:t>end time</w:t>
      </w:r>
    </w:p>
    <w:p w14:paraId="6CB2CEF1" w14:textId="20F5D9F0" w:rsidR="00F337BD" w:rsidRPr="00F337BD" w:rsidRDefault="00362AFA" w:rsidP="003157AD">
      <w:pPr>
        <w:pStyle w:val="ListParagraph"/>
        <w:numPr>
          <w:ilvl w:val="0"/>
          <w:numId w:val="9"/>
        </w:numPr>
        <w:rPr>
          <w:rFonts w:ascii="Garamond" w:hAnsi="Garamond"/>
        </w:rPr>
      </w:pPr>
      <w:r>
        <w:rPr>
          <w:rFonts w:ascii="Garamond" w:hAnsi="Garamond"/>
        </w:rPr>
        <w:t>Item response time</w:t>
      </w:r>
    </w:p>
    <w:p w14:paraId="153A8FDD" w14:textId="11810586" w:rsidR="00F337BD" w:rsidRPr="00F337BD" w:rsidRDefault="009C5022" w:rsidP="003157AD">
      <w:pPr>
        <w:pStyle w:val="ListParagraph"/>
        <w:numPr>
          <w:ilvl w:val="0"/>
          <w:numId w:val="9"/>
        </w:numPr>
        <w:rPr>
          <w:rFonts w:ascii="Garamond" w:hAnsi="Garamond"/>
        </w:rPr>
      </w:pPr>
      <w:r w:rsidRPr="00F337BD">
        <w:rPr>
          <w:rFonts w:ascii="Garamond" w:hAnsi="Garamond"/>
        </w:rPr>
        <w:t>IP address</w:t>
      </w:r>
    </w:p>
    <w:p w14:paraId="71F7BFFC" w14:textId="2863DE3D" w:rsidR="00F337BD" w:rsidRDefault="00F01F0D" w:rsidP="003157AD">
      <w:pPr>
        <w:pStyle w:val="ListParagraph"/>
        <w:numPr>
          <w:ilvl w:val="0"/>
          <w:numId w:val="9"/>
        </w:numPr>
        <w:rPr>
          <w:rFonts w:ascii="Garamond" w:hAnsi="Garamond"/>
        </w:rPr>
      </w:pPr>
      <w:r w:rsidRPr="00F337BD">
        <w:rPr>
          <w:rFonts w:ascii="Garamond" w:hAnsi="Garamond"/>
        </w:rPr>
        <w:t>Browser information</w:t>
      </w:r>
    </w:p>
    <w:p w14:paraId="437F0D06" w14:textId="77777777" w:rsidR="003157AD" w:rsidRDefault="003157AD" w:rsidP="00F337BD">
      <w:pPr>
        <w:rPr>
          <w:rFonts w:ascii="Garamond" w:hAnsi="Garamond"/>
        </w:rPr>
      </w:pPr>
    </w:p>
    <w:p w14:paraId="135D9DC8" w14:textId="77777777" w:rsidR="003157AD" w:rsidRDefault="003157AD" w:rsidP="00F337BD">
      <w:pPr>
        <w:rPr>
          <w:rFonts w:ascii="Garamond" w:hAnsi="Garamond"/>
        </w:rPr>
      </w:pPr>
    </w:p>
    <w:p w14:paraId="64AD712B" w14:textId="77777777" w:rsidR="00726C7A" w:rsidRDefault="00726C7A">
      <w:pPr>
        <w:rPr>
          <w:rFonts w:ascii="Garamond" w:hAnsi="Garamond"/>
          <w:b/>
        </w:rPr>
      </w:pPr>
      <w:r>
        <w:rPr>
          <w:rFonts w:ascii="Garamond" w:hAnsi="Garamond"/>
          <w:b/>
        </w:rPr>
        <w:br w:type="page"/>
      </w:r>
    </w:p>
    <w:p w14:paraId="4CFB7E15" w14:textId="4D7A376F" w:rsidR="003157AD" w:rsidRDefault="003157AD" w:rsidP="003157AD">
      <w:pPr>
        <w:jc w:val="center"/>
        <w:rPr>
          <w:rFonts w:ascii="Garamond" w:hAnsi="Garamond"/>
          <w:b/>
        </w:rPr>
      </w:pPr>
      <w:r w:rsidRPr="003157AD">
        <w:rPr>
          <w:rFonts w:ascii="Garamond" w:hAnsi="Garamond"/>
          <w:b/>
        </w:rPr>
        <w:lastRenderedPageBreak/>
        <w:t>A</w:t>
      </w:r>
      <w:r w:rsidR="003675B2">
        <w:rPr>
          <w:rFonts w:ascii="Garamond" w:hAnsi="Garamond"/>
          <w:b/>
        </w:rPr>
        <w:t>nalyse</w:t>
      </w:r>
      <w:r w:rsidRPr="003157AD">
        <w:rPr>
          <w:rFonts w:ascii="Garamond" w:hAnsi="Garamond"/>
          <w:b/>
        </w:rPr>
        <w:t>s/Hypotheses</w:t>
      </w:r>
    </w:p>
    <w:p w14:paraId="2BC70D11" w14:textId="77777777" w:rsidR="00EF65D7" w:rsidRPr="00EF65D7" w:rsidRDefault="00EF65D7" w:rsidP="00EF65D7">
      <w:pPr>
        <w:rPr>
          <w:rFonts w:ascii="Garamond" w:hAnsi="Garamond"/>
        </w:rPr>
      </w:pPr>
    </w:p>
    <w:p w14:paraId="69F5729D" w14:textId="22D1A094" w:rsidR="00C82AAE" w:rsidRDefault="002560A9" w:rsidP="003157AD">
      <w:pPr>
        <w:pStyle w:val="ListParagraph"/>
        <w:numPr>
          <w:ilvl w:val="0"/>
          <w:numId w:val="20"/>
        </w:numPr>
        <w:rPr>
          <w:rFonts w:ascii="Garamond" w:hAnsi="Garamond"/>
        </w:rPr>
      </w:pPr>
      <w:r>
        <w:rPr>
          <w:rFonts w:ascii="Garamond" w:hAnsi="Garamond"/>
        </w:rPr>
        <w:t>“Partisan bias” is primary quantity of interest</w:t>
      </w:r>
      <w:r w:rsidR="009F7604">
        <w:rPr>
          <w:rFonts w:ascii="Garamond" w:hAnsi="Garamond"/>
        </w:rPr>
        <w:t xml:space="preserve"> (i.e. ATE of congeniality)</w:t>
      </w:r>
    </w:p>
    <w:p w14:paraId="1C7C46D3" w14:textId="330AC0A8" w:rsidR="00C82AAE" w:rsidRDefault="002560A9" w:rsidP="00C82AAE">
      <w:pPr>
        <w:pStyle w:val="ListParagraph"/>
        <w:numPr>
          <w:ilvl w:val="0"/>
          <w:numId w:val="21"/>
        </w:numPr>
        <w:ind w:left="1440"/>
        <w:rPr>
          <w:rFonts w:ascii="Garamond" w:hAnsi="Garamond"/>
        </w:rPr>
      </w:pPr>
      <w:r>
        <w:rPr>
          <w:rFonts w:ascii="Garamond" w:hAnsi="Garamond"/>
        </w:rPr>
        <w:t>Partisan Bias =</w:t>
      </w:r>
      <w:r w:rsidR="005646B6">
        <w:rPr>
          <w:rFonts w:ascii="Garamond" w:hAnsi="Garamond"/>
        </w:rPr>
        <w:t xml:space="preserve"> </w:t>
      </w:r>
      <w:r w:rsidR="00C82AAE">
        <w:rPr>
          <w:rFonts w:ascii="Garamond" w:hAnsi="Garamond"/>
        </w:rPr>
        <w:t>Pr(Correct|Congenial) – Pr(Correct|Uncongenial)</w:t>
      </w:r>
    </w:p>
    <w:p w14:paraId="11746460" w14:textId="2BBBCE76" w:rsidR="005646B6" w:rsidRDefault="009C5ABF" w:rsidP="00C82AAE">
      <w:pPr>
        <w:pStyle w:val="ListParagraph"/>
        <w:numPr>
          <w:ilvl w:val="0"/>
          <w:numId w:val="21"/>
        </w:numPr>
        <w:ind w:left="1440"/>
        <w:rPr>
          <w:rFonts w:ascii="Garamond" w:hAnsi="Garamond"/>
        </w:rPr>
      </w:pPr>
      <w:r>
        <w:rPr>
          <w:rFonts w:ascii="Garamond" w:hAnsi="Garamond"/>
        </w:rPr>
        <w:t>Calculate</w:t>
      </w:r>
      <w:r w:rsidR="005646B6">
        <w:rPr>
          <w:rFonts w:ascii="Garamond" w:hAnsi="Garamond"/>
        </w:rPr>
        <w:t xml:space="preserve"> separately for Democrats and Republicans</w:t>
      </w:r>
      <w:r>
        <w:rPr>
          <w:rFonts w:ascii="Garamond" w:hAnsi="Garamond"/>
        </w:rPr>
        <w:t>, as well as pooled estimate</w:t>
      </w:r>
    </w:p>
    <w:p w14:paraId="5E327270" w14:textId="24328608" w:rsidR="003157AD" w:rsidRDefault="00660265" w:rsidP="003157AD">
      <w:pPr>
        <w:pStyle w:val="ListParagraph"/>
        <w:numPr>
          <w:ilvl w:val="0"/>
          <w:numId w:val="20"/>
        </w:numPr>
        <w:rPr>
          <w:rFonts w:ascii="Garamond" w:hAnsi="Garamond"/>
        </w:rPr>
      </w:pPr>
      <w:r>
        <w:rPr>
          <w:rFonts w:ascii="Garamond" w:hAnsi="Garamond"/>
        </w:rPr>
        <w:t>Replication Analysis</w:t>
      </w:r>
    </w:p>
    <w:p w14:paraId="75E2CF50" w14:textId="1838D81D" w:rsidR="00053B20" w:rsidRDefault="005B355D" w:rsidP="00660265">
      <w:pPr>
        <w:pStyle w:val="ListParagraph"/>
        <w:numPr>
          <w:ilvl w:val="0"/>
          <w:numId w:val="22"/>
        </w:numPr>
        <w:ind w:left="1440"/>
        <w:rPr>
          <w:rFonts w:ascii="Garamond" w:hAnsi="Garamond"/>
        </w:rPr>
      </w:pPr>
      <w:r>
        <w:rPr>
          <w:rFonts w:ascii="Garamond" w:hAnsi="Garamond"/>
        </w:rPr>
        <w:t xml:space="preserve">H1: </w:t>
      </w:r>
      <w:r w:rsidR="00B273FC">
        <w:rPr>
          <w:rFonts w:ascii="Garamond" w:hAnsi="Garamond"/>
        </w:rPr>
        <w:t>Numeracy increases the probability of answering correctly</w:t>
      </w:r>
      <w:r w:rsidR="003238AB">
        <w:rPr>
          <w:rFonts w:ascii="Garamond" w:hAnsi="Garamond"/>
        </w:rPr>
        <w:t xml:space="preserve"> (</w:t>
      </w:r>
      <w:r w:rsidR="003238AB" w:rsidRPr="000F3AD3">
        <w:rPr>
          <w:rFonts w:ascii="Times New Roman" w:hAnsi="Times New Roman" w:cs="Times New Roman"/>
        </w:rPr>
        <w:t>β</w:t>
      </w:r>
      <w:r w:rsidR="001E4C06">
        <w:rPr>
          <w:rFonts w:ascii="Garamond" w:hAnsi="Garamond" w:cs="Lucida Grande"/>
          <w:vertAlign w:val="subscript"/>
        </w:rPr>
        <w:t>1</w:t>
      </w:r>
      <w:r w:rsidR="003238AB">
        <w:rPr>
          <w:rFonts w:ascii="Garamond" w:hAnsi="Garamond" w:cs="Lucida Grande"/>
          <w:vertAlign w:val="subscript"/>
        </w:rPr>
        <w:t xml:space="preserve"> </w:t>
      </w:r>
      <w:r w:rsidR="008270BC">
        <w:rPr>
          <w:rFonts w:ascii="Garamond" w:hAnsi="Garamond"/>
        </w:rPr>
        <w:t>positive</w:t>
      </w:r>
      <w:r w:rsidR="003238AB">
        <w:rPr>
          <w:rFonts w:ascii="Garamond" w:hAnsi="Garamond"/>
        </w:rPr>
        <w:t>)</w:t>
      </w:r>
      <w:r w:rsidR="00B273FC">
        <w:rPr>
          <w:rFonts w:ascii="Garamond" w:hAnsi="Garamond"/>
        </w:rPr>
        <w:t>.</w:t>
      </w:r>
    </w:p>
    <w:p w14:paraId="4AFC86CF" w14:textId="1783B7C3" w:rsidR="00660265" w:rsidRDefault="00053B20" w:rsidP="00660265">
      <w:pPr>
        <w:pStyle w:val="ListParagraph"/>
        <w:numPr>
          <w:ilvl w:val="0"/>
          <w:numId w:val="22"/>
        </w:numPr>
        <w:ind w:left="1440"/>
        <w:rPr>
          <w:rFonts w:ascii="Garamond" w:hAnsi="Garamond"/>
        </w:rPr>
      </w:pPr>
      <w:r>
        <w:rPr>
          <w:rFonts w:ascii="Garamond" w:hAnsi="Garamond"/>
        </w:rPr>
        <w:t xml:space="preserve">H2: </w:t>
      </w:r>
      <w:r w:rsidR="005B355D">
        <w:rPr>
          <w:rFonts w:ascii="Garamond" w:hAnsi="Garamond"/>
        </w:rPr>
        <w:t>Partisan bias is positive, i.e. partisans more likely to be correct when answer is congenial</w:t>
      </w:r>
      <w:r w:rsidR="003238AB">
        <w:rPr>
          <w:rFonts w:ascii="Garamond" w:hAnsi="Garamond"/>
        </w:rPr>
        <w:t xml:space="preserve"> (</w:t>
      </w:r>
      <w:r w:rsidR="003238AB" w:rsidRPr="000F3AD3">
        <w:rPr>
          <w:rFonts w:ascii="Times New Roman" w:hAnsi="Times New Roman" w:cs="Times New Roman"/>
        </w:rPr>
        <w:t>β</w:t>
      </w:r>
      <w:r w:rsidR="001E4C06">
        <w:rPr>
          <w:rFonts w:ascii="Garamond" w:hAnsi="Garamond" w:cs="Lucida Grande"/>
          <w:vertAlign w:val="subscript"/>
        </w:rPr>
        <w:t>2</w:t>
      </w:r>
      <w:r w:rsidR="003238AB">
        <w:rPr>
          <w:rFonts w:ascii="Garamond" w:hAnsi="Garamond" w:cs="Lucida Grande"/>
          <w:vertAlign w:val="subscript"/>
        </w:rPr>
        <w:t xml:space="preserve"> </w:t>
      </w:r>
      <w:r w:rsidR="006A2D09">
        <w:rPr>
          <w:rFonts w:ascii="Garamond" w:hAnsi="Garamond"/>
        </w:rPr>
        <w:t>positive</w:t>
      </w:r>
      <w:r w:rsidR="003238AB">
        <w:rPr>
          <w:rFonts w:ascii="Garamond" w:hAnsi="Garamond"/>
        </w:rPr>
        <w:t>).</w:t>
      </w:r>
    </w:p>
    <w:p w14:paraId="54CC81DF" w14:textId="7CF9E983" w:rsidR="00660265" w:rsidRDefault="00053B20" w:rsidP="00660265">
      <w:pPr>
        <w:pStyle w:val="ListParagraph"/>
        <w:numPr>
          <w:ilvl w:val="0"/>
          <w:numId w:val="22"/>
        </w:numPr>
        <w:ind w:left="1440"/>
        <w:rPr>
          <w:rFonts w:ascii="Garamond" w:hAnsi="Garamond"/>
        </w:rPr>
      </w:pPr>
      <w:r>
        <w:rPr>
          <w:rFonts w:ascii="Garamond" w:hAnsi="Garamond"/>
        </w:rPr>
        <w:t>H3</w:t>
      </w:r>
      <w:r w:rsidR="005B355D">
        <w:rPr>
          <w:rFonts w:ascii="Garamond" w:hAnsi="Garamond"/>
        </w:rPr>
        <w:t xml:space="preserve">: </w:t>
      </w:r>
      <w:r w:rsidR="009F3662">
        <w:rPr>
          <w:rFonts w:ascii="Garamond" w:hAnsi="Garamond"/>
        </w:rPr>
        <w:t xml:space="preserve">Interaction of </w:t>
      </w:r>
      <w:r w:rsidR="003E2694">
        <w:rPr>
          <w:rFonts w:ascii="Garamond" w:hAnsi="Garamond"/>
        </w:rPr>
        <w:t>numeracy</w:t>
      </w:r>
      <w:r w:rsidR="009F3662">
        <w:rPr>
          <w:rFonts w:ascii="Garamond" w:hAnsi="Garamond"/>
        </w:rPr>
        <w:t xml:space="preserve"> and </w:t>
      </w:r>
      <w:r w:rsidR="003E2694">
        <w:rPr>
          <w:rFonts w:ascii="Garamond" w:hAnsi="Garamond"/>
        </w:rPr>
        <w:t>congeniality</w:t>
      </w:r>
      <w:r w:rsidR="00F67A8D">
        <w:rPr>
          <w:rFonts w:ascii="Garamond" w:hAnsi="Garamond"/>
        </w:rPr>
        <w:t>, i.e. numeracy increase</w:t>
      </w:r>
      <w:r w:rsidR="000A355F">
        <w:rPr>
          <w:rFonts w:ascii="Garamond" w:hAnsi="Garamond"/>
        </w:rPr>
        <w:t>s</w:t>
      </w:r>
      <w:r w:rsidR="00F67A8D">
        <w:rPr>
          <w:rFonts w:ascii="Garamond" w:hAnsi="Garamond"/>
        </w:rPr>
        <w:t xml:space="preserve"> probability of correct answer in congenial condition </w:t>
      </w:r>
      <w:r w:rsidR="001B01CF">
        <w:rPr>
          <w:rFonts w:ascii="Garamond" w:hAnsi="Garamond"/>
        </w:rPr>
        <w:t>and</w:t>
      </w:r>
      <w:r w:rsidR="00F67A8D">
        <w:rPr>
          <w:rFonts w:ascii="Garamond" w:hAnsi="Garamond"/>
        </w:rPr>
        <w:t xml:space="preserve"> </w:t>
      </w:r>
      <w:r w:rsidR="001B01CF">
        <w:rPr>
          <w:rFonts w:ascii="Garamond" w:hAnsi="Garamond"/>
        </w:rPr>
        <w:t>has</w:t>
      </w:r>
      <w:r w:rsidR="00F67A8D">
        <w:rPr>
          <w:rFonts w:ascii="Garamond" w:hAnsi="Garamond"/>
        </w:rPr>
        <w:t xml:space="preserve"> no </w:t>
      </w:r>
      <w:r w:rsidR="003238AB">
        <w:rPr>
          <w:rFonts w:ascii="Garamond" w:hAnsi="Garamond"/>
        </w:rPr>
        <w:t>effect in uncongenial condition (</w:t>
      </w:r>
      <w:r w:rsidR="003238AB" w:rsidRPr="000F3AD3">
        <w:rPr>
          <w:rFonts w:ascii="Times New Roman" w:hAnsi="Times New Roman" w:cs="Times New Roman"/>
        </w:rPr>
        <w:t>β</w:t>
      </w:r>
      <w:r w:rsidR="001E4C06">
        <w:rPr>
          <w:rFonts w:ascii="Garamond" w:hAnsi="Garamond" w:cs="Lucida Grande"/>
          <w:vertAlign w:val="subscript"/>
        </w:rPr>
        <w:t>3</w:t>
      </w:r>
      <w:r w:rsidR="003238AB">
        <w:rPr>
          <w:rFonts w:ascii="Garamond" w:hAnsi="Garamond" w:cs="Lucida Grande"/>
          <w:vertAlign w:val="subscript"/>
        </w:rPr>
        <w:t xml:space="preserve"> </w:t>
      </w:r>
      <w:r w:rsidR="00163945">
        <w:rPr>
          <w:rFonts w:ascii="Garamond" w:hAnsi="Garamond"/>
        </w:rPr>
        <w:t>positive</w:t>
      </w:r>
      <w:r w:rsidR="003238AB">
        <w:rPr>
          <w:rFonts w:ascii="Garamond" w:hAnsi="Garamond"/>
        </w:rPr>
        <w:t>).</w:t>
      </w:r>
    </w:p>
    <w:p w14:paraId="192E6702" w14:textId="10911C81" w:rsidR="00660265" w:rsidRPr="003157AD" w:rsidRDefault="00660265" w:rsidP="003157AD">
      <w:pPr>
        <w:pStyle w:val="ListParagraph"/>
        <w:numPr>
          <w:ilvl w:val="0"/>
          <w:numId w:val="20"/>
        </w:numPr>
        <w:rPr>
          <w:rFonts w:ascii="Garamond" w:hAnsi="Garamond"/>
        </w:rPr>
      </w:pPr>
      <w:r>
        <w:rPr>
          <w:rFonts w:ascii="Garamond" w:hAnsi="Garamond"/>
        </w:rPr>
        <w:t>Extensions</w:t>
      </w:r>
    </w:p>
    <w:p w14:paraId="0FC5D27C" w14:textId="17AEECE6" w:rsidR="003933EC" w:rsidRDefault="009C6E1D" w:rsidP="00660265">
      <w:pPr>
        <w:pStyle w:val="ListParagraph"/>
        <w:numPr>
          <w:ilvl w:val="0"/>
          <w:numId w:val="23"/>
        </w:numPr>
        <w:tabs>
          <w:tab w:val="left" w:pos="1440"/>
        </w:tabs>
        <w:ind w:left="1440"/>
        <w:rPr>
          <w:rFonts w:ascii="Garamond" w:hAnsi="Garamond"/>
        </w:rPr>
      </w:pPr>
      <w:r>
        <w:rPr>
          <w:rFonts w:ascii="Garamond" w:hAnsi="Garamond"/>
        </w:rPr>
        <w:t>H4</w:t>
      </w:r>
      <w:r w:rsidR="000D069C">
        <w:rPr>
          <w:rFonts w:ascii="Garamond" w:hAnsi="Garamond"/>
        </w:rPr>
        <w:t xml:space="preserve">: </w:t>
      </w:r>
      <w:r w:rsidR="003933EC">
        <w:rPr>
          <w:rFonts w:ascii="Garamond" w:hAnsi="Garamond"/>
        </w:rPr>
        <w:t>Accuracy incentive</w:t>
      </w:r>
      <w:r w:rsidR="00DD6E2D">
        <w:rPr>
          <w:rFonts w:ascii="Garamond" w:hAnsi="Garamond"/>
        </w:rPr>
        <w:t xml:space="preserve"> </w:t>
      </w:r>
      <w:r w:rsidR="00EE3F59">
        <w:rPr>
          <w:rFonts w:ascii="Garamond" w:hAnsi="Garamond"/>
        </w:rPr>
        <w:t>will increase Pr(Correct)</w:t>
      </w:r>
      <w:r w:rsidR="009C068D">
        <w:rPr>
          <w:rFonts w:ascii="Garamond" w:hAnsi="Garamond"/>
        </w:rPr>
        <w:t>, because respondents will be more motivated to</w:t>
      </w:r>
      <w:r w:rsidR="00CF026A">
        <w:rPr>
          <w:rFonts w:ascii="Garamond" w:hAnsi="Garamond"/>
        </w:rPr>
        <w:t xml:space="preserve"> put in the effort to </w:t>
      </w:r>
      <w:r w:rsidR="009C068D">
        <w:rPr>
          <w:rFonts w:ascii="Garamond" w:hAnsi="Garamond"/>
        </w:rPr>
        <w:t>answer correctly</w:t>
      </w:r>
      <w:r w:rsidR="009228F3">
        <w:rPr>
          <w:rFonts w:ascii="Garamond" w:hAnsi="Garamond"/>
        </w:rPr>
        <w:t xml:space="preserve"> (</w:t>
      </w:r>
      <w:r w:rsidR="009228F3" w:rsidRPr="000F3AD3">
        <w:rPr>
          <w:rFonts w:ascii="Times New Roman" w:hAnsi="Times New Roman" w:cs="Times New Roman"/>
        </w:rPr>
        <w:t>β</w:t>
      </w:r>
      <w:r w:rsidR="001E4C06">
        <w:rPr>
          <w:rFonts w:ascii="Garamond" w:hAnsi="Garamond" w:cs="Lucida Grande"/>
          <w:vertAlign w:val="subscript"/>
        </w:rPr>
        <w:t xml:space="preserve">4 </w:t>
      </w:r>
      <w:r w:rsidR="00697966">
        <w:rPr>
          <w:rFonts w:ascii="Garamond" w:hAnsi="Garamond"/>
        </w:rPr>
        <w:t>positive</w:t>
      </w:r>
      <w:r w:rsidR="009228F3">
        <w:rPr>
          <w:rFonts w:ascii="Garamond" w:hAnsi="Garamond"/>
        </w:rPr>
        <w:t>).</w:t>
      </w:r>
    </w:p>
    <w:p w14:paraId="2B683A9A" w14:textId="42D3B153" w:rsidR="00281E8A" w:rsidRDefault="00281E8A" w:rsidP="00281E8A">
      <w:pPr>
        <w:pStyle w:val="ListParagraph"/>
        <w:numPr>
          <w:ilvl w:val="0"/>
          <w:numId w:val="23"/>
        </w:numPr>
        <w:tabs>
          <w:tab w:val="left" w:pos="1440"/>
        </w:tabs>
        <w:ind w:left="1440"/>
        <w:rPr>
          <w:rFonts w:ascii="Garamond" w:hAnsi="Garamond"/>
        </w:rPr>
      </w:pPr>
      <w:r>
        <w:rPr>
          <w:rFonts w:ascii="Garamond" w:hAnsi="Garamond"/>
        </w:rPr>
        <w:t>H5: Accuracy incentives will decrease partisan bias more among high-numeracy respondents than low-numeracy respondents, as the former are both more likely to have the correct answer and to withhold it in the uncongenial condition</w:t>
      </w:r>
      <w:r w:rsidR="009228F3">
        <w:rPr>
          <w:rFonts w:ascii="Garamond" w:hAnsi="Garamond"/>
        </w:rPr>
        <w:t xml:space="preserve"> (</w:t>
      </w:r>
      <w:r w:rsidR="009228F3" w:rsidRPr="000F3AD3">
        <w:rPr>
          <w:rFonts w:ascii="Times New Roman" w:hAnsi="Times New Roman" w:cs="Times New Roman"/>
        </w:rPr>
        <w:t>β</w:t>
      </w:r>
      <w:r w:rsidR="001E4C06">
        <w:rPr>
          <w:rFonts w:ascii="Garamond" w:hAnsi="Garamond" w:cs="Lucida Grande"/>
          <w:vertAlign w:val="subscript"/>
        </w:rPr>
        <w:t>5</w:t>
      </w:r>
      <w:r w:rsidR="009228F3">
        <w:rPr>
          <w:rFonts w:ascii="Garamond" w:hAnsi="Garamond" w:cs="Lucida Grande"/>
          <w:vertAlign w:val="subscript"/>
        </w:rPr>
        <w:t xml:space="preserve"> </w:t>
      </w:r>
      <w:r w:rsidR="002572D1">
        <w:rPr>
          <w:rFonts w:ascii="Garamond" w:hAnsi="Garamond"/>
        </w:rPr>
        <w:t>positive</w:t>
      </w:r>
      <w:r w:rsidR="009228F3">
        <w:rPr>
          <w:rFonts w:ascii="Garamond" w:hAnsi="Garamond"/>
        </w:rPr>
        <w:t>).</w:t>
      </w:r>
    </w:p>
    <w:p w14:paraId="60E14319" w14:textId="5871D058" w:rsidR="00EE3F59" w:rsidRDefault="00281E8A" w:rsidP="00660265">
      <w:pPr>
        <w:pStyle w:val="ListParagraph"/>
        <w:numPr>
          <w:ilvl w:val="0"/>
          <w:numId w:val="23"/>
        </w:numPr>
        <w:tabs>
          <w:tab w:val="left" w:pos="1440"/>
        </w:tabs>
        <w:ind w:left="1440"/>
        <w:rPr>
          <w:rFonts w:ascii="Garamond" w:hAnsi="Garamond"/>
        </w:rPr>
      </w:pPr>
      <w:r>
        <w:rPr>
          <w:rFonts w:ascii="Garamond" w:hAnsi="Garamond"/>
        </w:rPr>
        <w:t>H6</w:t>
      </w:r>
      <w:r w:rsidR="00EE3F59">
        <w:rPr>
          <w:rFonts w:ascii="Garamond" w:hAnsi="Garamond"/>
        </w:rPr>
        <w:t xml:space="preserve">: </w:t>
      </w:r>
      <w:r w:rsidR="00A44A93">
        <w:rPr>
          <w:rFonts w:ascii="Garamond" w:hAnsi="Garamond"/>
        </w:rPr>
        <w:t>Accuracy incentiv</w:t>
      </w:r>
      <w:r w:rsidR="00CF026A">
        <w:rPr>
          <w:rFonts w:ascii="Garamond" w:hAnsi="Garamond"/>
        </w:rPr>
        <w:t xml:space="preserve">e will increase Pr(Correct) </w:t>
      </w:r>
      <w:r w:rsidR="00535609">
        <w:rPr>
          <w:rFonts w:ascii="Garamond" w:hAnsi="Garamond"/>
        </w:rPr>
        <w:t xml:space="preserve">especially </w:t>
      </w:r>
      <w:r w:rsidR="00CF026A">
        <w:rPr>
          <w:rFonts w:ascii="Garamond" w:hAnsi="Garamond"/>
        </w:rPr>
        <w:t>in u</w:t>
      </w:r>
      <w:r w:rsidR="00A44A93">
        <w:rPr>
          <w:rFonts w:ascii="Garamond" w:hAnsi="Garamond"/>
        </w:rPr>
        <w:t>ncong</w:t>
      </w:r>
      <w:r w:rsidR="00CF026A">
        <w:rPr>
          <w:rFonts w:ascii="Garamond" w:hAnsi="Garamond"/>
        </w:rPr>
        <w:t>e</w:t>
      </w:r>
      <w:r w:rsidR="00A44A93">
        <w:rPr>
          <w:rFonts w:ascii="Garamond" w:hAnsi="Garamond"/>
        </w:rPr>
        <w:t xml:space="preserve">nial </w:t>
      </w:r>
      <w:r w:rsidR="00CF026A">
        <w:rPr>
          <w:rFonts w:ascii="Garamond" w:hAnsi="Garamond"/>
        </w:rPr>
        <w:t xml:space="preserve">condition, because </w:t>
      </w:r>
      <w:r w:rsidR="006B62A6">
        <w:rPr>
          <w:rFonts w:ascii="Garamond" w:hAnsi="Garamond"/>
        </w:rPr>
        <w:t>partisans will be incentiv</w:t>
      </w:r>
      <w:r w:rsidR="00535609">
        <w:rPr>
          <w:rFonts w:ascii="Garamond" w:hAnsi="Garamond"/>
        </w:rPr>
        <w:t>iz</w:t>
      </w:r>
      <w:r w:rsidR="006B62A6">
        <w:rPr>
          <w:rFonts w:ascii="Garamond" w:hAnsi="Garamond"/>
        </w:rPr>
        <w:t>ed</w:t>
      </w:r>
      <w:r w:rsidR="00CF026A">
        <w:rPr>
          <w:rFonts w:ascii="Garamond" w:hAnsi="Garamond"/>
        </w:rPr>
        <w:t xml:space="preserve"> to reveal </w:t>
      </w:r>
      <w:r w:rsidR="00604F2B">
        <w:rPr>
          <w:rFonts w:ascii="Garamond" w:hAnsi="Garamond"/>
        </w:rPr>
        <w:t>knowledge</w:t>
      </w:r>
      <w:r w:rsidR="006E06A4">
        <w:rPr>
          <w:rFonts w:ascii="Garamond" w:hAnsi="Garamond"/>
        </w:rPr>
        <w:t xml:space="preserve"> that they</w:t>
      </w:r>
      <w:r w:rsidR="00EB417A">
        <w:rPr>
          <w:rFonts w:ascii="Garamond" w:hAnsi="Garamond"/>
        </w:rPr>
        <w:t xml:space="preserve"> </w:t>
      </w:r>
      <w:r w:rsidR="006E06A4">
        <w:rPr>
          <w:rFonts w:ascii="Garamond" w:hAnsi="Garamond"/>
        </w:rPr>
        <w:t>withhold in the no-incentive condition</w:t>
      </w:r>
      <w:r w:rsidR="00604F2B">
        <w:rPr>
          <w:rFonts w:ascii="Garamond" w:hAnsi="Garamond"/>
        </w:rPr>
        <w:t>.</w:t>
      </w:r>
      <w:r w:rsidR="00D65D8F">
        <w:rPr>
          <w:rFonts w:ascii="Garamond" w:hAnsi="Garamond"/>
        </w:rPr>
        <w:t xml:space="preserve"> The result will be a decrease in partisan bias</w:t>
      </w:r>
      <w:r w:rsidR="009228F3">
        <w:rPr>
          <w:rFonts w:ascii="Garamond" w:hAnsi="Garamond"/>
        </w:rPr>
        <w:t xml:space="preserve"> (</w:t>
      </w:r>
      <w:r w:rsidR="009228F3" w:rsidRPr="000F3AD3">
        <w:rPr>
          <w:rFonts w:ascii="Times New Roman" w:hAnsi="Times New Roman" w:cs="Times New Roman"/>
        </w:rPr>
        <w:t>β</w:t>
      </w:r>
      <w:r w:rsidR="001E4C06">
        <w:rPr>
          <w:rFonts w:ascii="Garamond" w:hAnsi="Garamond" w:cs="Lucida Grande"/>
          <w:vertAlign w:val="subscript"/>
        </w:rPr>
        <w:t>6</w:t>
      </w:r>
      <w:r w:rsidR="009228F3">
        <w:rPr>
          <w:rFonts w:ascii="Garamond" w:hAnsi="Garamond" w:cs="Lucida Grande"/>
          <w:vertAlign w:val="subscript"/>
        </w:rPr>
        <w:t xml:space="preserve"> </w:t>
      </w:r>
      <w:r w:rsidR="009228F3">
        <w:rPr>
          <w:rFonts w:ascii="Garamond" w:hAnsi="Garamond"/>
        </w:rPr>
        <w:t>negative).</w:t>
      </w:r>
    </w:p>
    <w:p w14:paraId="79A3CBEF" w14:textId="67B3A372" w:rsidR="007D1104" w:rsidRDefault="007D1104" w:rsidP="00660265">
      <w:pPr>
        <w:pStyle w:val="ListParagraph"/>
        <w:numPr>
          <w:ilvl w:val="0"/>
          <w:numId w:val="23"/>
        </w:numPr>
        <w:tabs>
          <w:tab w:val="left" w:pos="1440"/>
        </w:tabs>
        <w:ind w:left="1440"/>
        <w:rPr>
          <w:rFonts w:ascii="Garamond" w:hAnsi="Garamond"/>
        </w:rPr>
      </w:pPr>
      <w:r>
        <w:rPr>
          <w:rFonts w:ascii="Garamond" w:hAnsi="Garamond"/>
        </w:rPr>
        <w:t>H7: Accuracy incentive will be particularly effective among high-numeracy subjects assigned to uncongenial condition</w:t>
      </w:r>
      <w:r w:rsidR="00702704">
        <w:rPr>
          <w:rFonts w:ascii="Garamond" w:hAnsi="Garamond"/>
        </w:rPr>
        <w:t xml:space="preserve"> (</w:t>
      </w:r>
      <w:r w:rsidR="00702704" w:rsidRPr="000F3AD3">
        <w:rPr>
          <w:rFonts w:ascii="Times New Roman" w:hAnsi="Times New Roman" w:cs="Times New Roman"/>
        </w:rPr>
        <w:t>β</w:t>
      </w:r>
      <w:r w:rsidR="00702704" w:rsidRPr="000F3AD3">
        <w:rPr>
          <w:rFonts w:ascii="Garamond" w:hAnsi="Garamond" w:cs="Lucida Grande"/>
          <w:vertAlign w:val="subscript"/>
        </w:rPr>
        <w:t>7</w:t>
      </w:r>
      <w:r w:rsidR="00702704">
        <w:rPr>
          <w:rFonts w:ascii="Garamond" w:hAnsi="Garamond" w:cs="Lucida Grande"/>
          <w:vertAlign w:val="subscript"/>
        </w:rPr>
        <w:t xml:space="preserve"> </w:t>
      </w:r>
      <w:r w:rsidR="00702704">
        <w:rPr>
          <w:rFonts w:ascii="Garamond" w:hAnsi="Garamond"/>
        </w:rPr>
        <w:t>negative).</w:t>
      </w:r>
    </w:p>
    <w:p w14:paraId="4950CAF6" w14:textId="74866884" w:rsidR="00333DAD" w:rsidRDefault="005036FF" w:rsidP="00660265">
      <w:pPr>
        <w:pStyle w:val="ListParagraph"/>
        <w:numPr>
          <w:ilvl w:val="0"/>
          <w:numId w:val="23"/>
        </w:numPr>
        <w:tabs>
          <w:tab w:val="left" w:pos="1440"/>
        </w:tabs>
        <w:ind w:left="1440"/>
        <w:rPr>
          <w:rFonts w:ascii="Garamond" w:hAnsi="Garamond"/>
        </w:rPr>
      </w:pPr>
      <w:r>
        <w:rPr>
          <w:rFonts w:ascii="Garamond" w:hAnsi="Garamond"/>
        </w:rPr>
        <w:t>Additional</w:t>
      </w:r>
      <w:r w:rsidR="00333DAD">
        <w:rPr>
          <w:rFonts w:ascii="Garamond" w:hAnsi="Garamond"/>
        </w:rPr>
        <w:t xml:space="preserve"> Hypotheses</w:t>
      </w:r>
    </w:p>
    <w:p w14:paraId="5994EE34" w14:textId="774E0750" w:rsidR="00660265" w:rsidRDefault="00166CBA" w:rsidP="00333DAD">
      <w:pPr>
        <w:pStyle w:val="ListParagraph"/>
        <w:numPr>
          <w:ilvl w:val="0"/>
          <w:numId w:val="24"/>
        </w:numPr>
        <w:tabs>
          <w:tab w:val="left" w:pos="2160"/>
        </w:tabs>
        <w:ind w:left="2160"/>
        <w:rPr>
          <w:rFonts w:ascii="Garamond" w:hAnsi="Garamond"/>
        </w:rPr>
      </w:pPr>
      <w:r>
        <w:rPr>
          <w:rFonts w:ascii="Garamond" w:hAnsi="Garamond"/>
        </w:rPr>
        <w:t xml:space="preserve">Partisan bias should be greatest among </w:t>
      </w:r>
      <w:r w:rsidR="00FF32FB">
        <w:rPr>
          <w:rFonts w:ascii="Garamond" w:hAnsi="Garamond"/>
        </w:rPr>
        <w:t>“</w:t>
      </w:r>
      <w:r>
        <w:rPr>
          <w:rFonts w:ascii="Garamond" w:hAnsi="Garamond"/>
        </w:rPr>
        <w:t>ideologically consistent</w:t>
      </w:r>
      <w:r w:rsidR="00FF32FB">
        <w:rPr>
          <w:rFonts w:ascii="Garamond" w:hAnsi="Garamond"/>
        </w:rPr>
        <w:t>”</w:t>
      </w:r>
      <w:r>
        <w:rPr>
          <w:rFonts w:ascii="Garamond" w:hAnsi="Garamond"/>
        </w:rPr>
        <w:t xml:space="preserve"> partisans, i.e. Democrats favoring gun control and Republicans opposing gun control</w:t>
      </w:r>
      <w:r w:rsidR="00333DAD">
        <w:rPr>
          <w:rFonts w:ascii="Garamond" w:hAnsi="Garamond"/>
        </w:rPr>
        <w:t>.</w:t>
      </w:r>
    </w:p>
    <w:p w14:paraId="254403AB" w14:textId="47FB4C3C" w:rsidR="0034209F" w:rsidRDefault="0034209F" w:rsidP="00333DAD">
      <w:pPr>
        <w:pStyle w:val="ListParagraph"/>
        <w:numPr>
          <w:ilvl w:val="0"/>
          <w:numId w:val="24"/>
        </w:numPr>
        <w:tabs>
          <w:tab w:val="left" w:pos="2160"/>
        </w:tabs>
        <w:ind w:left="2160"/>
        <w:rPr>
          <w:rFonts w:ascii="Garamond" w:hAnsi="Garamond"/>
        </w:rPr>
      </w:pPr>
      <w:r>
        <w:rPr>
          <w:rFonts w:ascii="Garamond" w:hAnsi="Garamond"/>
        </w:rPr>
        <w:t>Partisans will find the study less convincing and the researchers more biased in the uncongenial condition than in the congenial condition.</w:t>
      </w:r>
    </w:p>
    <w:p w14:paraId="4A4F7CE5" w14:textId="5B16D5C9" w:rsidR="00ED1BE0" w:rsidRDefault="009A2FC4" w:rsidP="00333DAD">
      <w:pPr>
        <w:pStyle w:val="ListParagraph"/>
        <w:numPr>
          <w:ilvl w:val="0"/>
          <w:numId w:val="24"/>
        </w:numPr>
        <w:tabs>
          <w:tab w:val="left" w:pos="2160"/>
        </w:tabs>
        <w:ind w:left="2160"/>
        <w:rPr>
          <w:rFonts w:ascii="Garamond" w:hAnsi="Garamond"/>
        </w:rPr>
      </w:pPr>
      <w:r>
        <w:rPr>
          <w:rFonts w:ascii="Garamond" w:hAnsi="Garamond"/>
        </w:rPr>
        <w:t>Partisans</w:t>
      </w:r>
      <w:r w:rsidR="002379EA">
        <w:rPr>
          <w:rFonts w:ascii="Garamond" w:hAnsi="Garamond"/>
        </w:rPr>
        <w:t xml:space="preserve"> will </w:t>
      </w:r>
      <w:r w:rsidR="00ED1BE0">
        <w:rPr>
          <w:rFonts w:ascii="Garamond" w:hAnsi="Garamond"/>
        </w:rPr>
        <w:t xml:space="preserve">recall the data with greater accuracy in the </w:t>
      </w:r>
      <w:r w:rsidR="0041360A">
        <w:rPr>
          <w:rFonts w:ascii="Garamond" w:hAnsi="Garamond"/>
        </w:rPr>
        <w:t>accuracy</w:t>
      </w:r>
      <w:r w:rsidR="00ED1BE0">
        <w:rPr>
          <w:rFonts w:ascii="Garamond" w:hAnsi="Garamond"/>
        </w:rPr>
        <w:t xml:space="preserve"> condition</w:t>
      </w:r>
      <w:r w:rsidR="00E517F1">
        <w:rPr>
          <w:rFonts w:ascii="Garamond" w:hAnsi="Garamond"/>
        </w:rPr>
        <w:t xml:space="preserve">, </w:t>
      </w:r>
      <w:r w:rsidR="00993AAF">
        <w:rPr>
          <w:rFonts w:ascii="Garamond" w:hAnsi="Garamond"/>
        </w:rPr>
        <w:t xml:space="preserve">most likely because incentives </w:t>
      </w:r>
      <w:r w:rsidR="001F3935">
        <w:rPr>
          <w:rFonts w:ascii="Garamond" w:hAnsi="Garamond"/>
        </w:rPr>
        <w:t>induce</w:t>
      </w:r>
      <w:r w:rsidR="007071DC">
        <w:rPr>
          <w:rFonts w:ascii="Garamond" w:hAnsi="Garamond"/>
        </w:rPr>
        <w:t xml:space="preserve"> </w:t>
      </w:r>
      <w:r w:rsidR="00E517F1">
        <w:rPr>
          <w:rFonts w:ascii="Garamond" w:hAnsi="Garamond"/>
        </w:rPr>
        <w:t>greater cognitive effort.</w:t>
      </w:r>
    </w:p>
    <w:p w14:paraId="0A05AFDD" w14:textId="77777777" w:rsidR="00E23844" w:rsidRDefault="001848F7" w:rsidP="00333DAD">
      <w:pPr>
        <w:pStyle w:val="ListParagraph"/>
        <w:numPr>
          <w:ilvl w:val="0"/>
          <w:numId w:val="24"/>
        </w:numPr>
        <w:tabs>
          <w:tab w:val="left" w:pos="2160"/>
        </w:tabs>
        <w:ind w:left="2160"/>
        <w:rPr>
          <w:rFonts w:ascii="Garamond" w:hAnsi="Garamond"/>
        </w:rPr>
      </w:pPr>
      <w:r>
        <w:rPr>
          <w:rFonts w:ascii="Garamond" w:hAnsi="Garamond"/>
        </w:rPr>
        <w:t>“Strong” Perceptual Bias Hypothesis</w:t>
      </w:r>
      <w:r w:rsidR="00E23844">
        <w:rPr>
          <w:rFonts w:ascii="Garamond" w:hAnsi="Garamond"/>
        </w:rPr>
        <w:t>:</w:t>
      </w:r>
    </w:p>
    <w:p w14:paraId="44973160" w14:textId="0A2A8F1A" w:rsidR="00333DAD" w:rsidRDefault="007613E5" w:rsidP="004E1BE5">
      <w:pPr>
        <w:pStyle w:val="ListParagraph"/>
        <w:numPr>
          <w:ilvl w:val="0"/>
          <w:numId w:val="25"/>
        </w:numPr>
        <w:tabs>
          <w:tab w:val="left" w:pos="2880"/>
        </w:tabs>
        <w:ind w:left="2520"/>
        <w:rPr>
          <w:rFonts w:ascii="Garamond" w:hAnsi="Garamond"/>
        </w:rPr>
      </w:pPr>
      <w:r>
        <w:rPr>
          <w:rFonts w:ascii="Garamond" w:hAnsi="Garamond"/>
        </w:rPr>
        <w:t>Democrats</w:t>
      </w:r>
      <w:r w:rsidR="00784DCF">
        <w:rPr>
          <w:rFonts w:ascii="Garamond" w:hAnsi="Garamond"/>
        </w:rPr>
        <w:t xml:space="preserve"> underestimate </w:t>
      </w:r>
      <w:r w:rsidR="00E23844">
        <w:rPr>
          <w:rFonts w:ascii="Garamond" w:hAnsi="Garamond"/>
        </w:rPr>
        <w:t xml:space="preserve">the </w:t>
      </w:r>
      <w:r>
        <w:rPr>
          <w:rFonts w:ascii="Garamond" w:hAnsi="Garamond"/>
        </w:rPr>
        <w:t>Increase:Decrease</w:t>
      </w:r>
      <w:r w:rsidR="00EB6B10">
        <w:rPr>
          <w:rFonts w:ascii="Garamond" w:hAnsi="Garamond"/>
        </w:rPr>
        <w:t xml:space="preserve"> ratios</w:t>
      </w:r>
      <w:r w:rsidR="006F7EEA">
        <w:rPr>
          <w:rFonts w:ascii="Garamond" w:hAnsi="Garamond"/>
        </w:rPr>
        <w:t xml:space="preserve"> in the “Ban” row and overestimate </w:t>
      </w:r>
      <w:r w:rsidR="00E23844">
        <w:rPr>
          <w:rFonts w:ascii="Garamond" w:hAnsi="Garamond"/>
        </w:rPr>
        <w:t xml:space="preserve">the </w:t>
      </w:r>
      <w:r w:rsidR="006F7EEA">
        <w:rPr>
          <w:rFonts w:ascii="Garamond" w:hAnsi="Garamond"/>
        </w:rPr>
        <w:t>Increase:Decrease ratios in the “No Ban” row</w:t>
      </w:r>
      <w:r w:rsidR="00BE1A0D">
        <w:rPr>
          <w:rFonts w:ascii="Garamond" w:hAnsi="Garamond"/>
        </w:rPr>
        <w:t>.</w:t>
      </w:r>
    </w:p>
    <w:p w14:paraId="6805CFD5" w14:textId="05B7C7A5" w:rsidR="007E3960" w:rsidRPr="007E3960" w:rsidRDefault="007E3960" w:rsidP="004E1BE5">
      <w:pPr>
        <w:pStyle w:val="ListParagraph"/>
        <w:numPr>
          <w:ilvl w:val="0"/>
          <w:numId w:val="25"/>
        </w:numPr>
        <w:tabs>
          <w:tab w:val="left" w:pos="2880"/>
        </w:tabs>
        <w:ind w:left="2520"/>
        <w:rPr>
          <w:rFonts w:ascii="Garamond" w:hAnsi="Garamond"/>
        </w:rPr>
      </w:pPr>
      <w:r>
        <w:rPr>
          <w:rFonts w:ascii="Garamond" w:hAnsi="Garamond"/>
        </w:rPr>
        <w:t xml:space="preserve">Republicans </w:t>
      </w:r>
      <w:r w:rsidR="00EF43FD">
        <w:rPr>
          <w:rFonts w:ascii="Garamond" w:hAnsi="Garamond"/>
        </w:rPr>
        <w:t xml:space="preserve">overestimate </w:t>
      </w:r>
      <w:r>
        <w:rPr>
          <w:rFonts w:ascii="Garamond" w:hAnsi="Garamond"/>
        </w:rPr>
        <w:t xml:space="preserve">the Increase:Decrease ratios in the “Ban” row and </w:t>
      </w:r>
      <w:r w:rsidR="00EF43FD">
        <w:rPr>
          <w:rFonts w:ascii="Garamond" w:hAnsi="Garamond"/>
        </w:rPr>
        <w:t xml:space="preserve">underestimate </w:t>
      </w:r>
      <w:r>
        <w:rPr>
          <w:rFonts w:ascii="Garamond" w:hAnsi="Garamond"/>
        </w:rPr>
        <w:t>the Increase:Decrease ratios in the “No Ban” row.</w:t>
      </w:r>
    </w:p>
    <w:p w14:paraId="41831735" w14:textId="3790545C" w:rsidR="00660265" w:rsidRPr="0060508B" w:rsidRDefault="00660265" w:rsidP="00116C3F">
      <w:pPr>
        <w:tabs>
          <w:tab w:val="left" w:pos="1440"/>
        </w:tabs>
        <w:rPr>
          <w:rFonts w:ascii="Garamond" w:hAnsi="Garamond"/>
        </w:rPr>
      </w:pPr>
    </w:p>
    <w:p w14:paraId="5932D0AF" w14:textId="77777777" w:rsidR="00B00A44" w:rsidRPr="00F86A3D" w:rsidRDefault="00B00A44" w:rsidP="00116C3F">
      <w:pPr>
        <w:ind w:left="4500" w:hanging="4500"/>
        <w:rPr>
          <w:rFonts w:ascii="Garamond" w:hAnsi="Garamond"/>
          <w:u w:val="single"/>
        </w:rPr>
      </w:pPr>
      <w:r w:rsidRPr="00F86A3D">
        <w:rPr>
          <w:rFonts w:ascii="Garamond" w:hAnsi="Garamond"/>
          <w:u w:val="single"/>
        </w:rPr>
        <w:t>Fully Saturated Model</w:t>
      </w:r>
    </w:p>
    <w:p w14:paraId="78CBA05F" w14:textId="0ADF677E" w:rsidR="00631FF5" w:rsidRPr="00FF1378" w:rsidRDefault="00344ABA" w:rsidP="00116C3F">
      <w:pPr>
        <w:rPr>
          <w:rFonts w:ascii="Garamond" w:hAnsi="Garamond"/>
        </w:rPr>
      </w:pPr>
      <w:r w:rsidRPr="00FF1378">
        <w:rPr>
          <w:rFonts w:ascii="Garamond" w:hAnsi="Garamond"/>
        </w:rPr>
        <w:t>logit</w:t>
      </w:r>
      <w:r w:rsidR="00E51C8E" w:rsidRPr="00FF1378">
        <w:rPr>
          <w:rFonts w:ascii="Garamond" w:hAnsi="Garamond"/>
        </w:rPr>
        <w:t>(Y</w:t>
      </w:r>
      <w:r w:rsidR="00E51C8E" w:rsidRPr="00D6295F">
        <w:rPr>
          <w:rFonts w:ascii="Garamond" w:hAnsi="Garamond"/>
          <w:vertAlign w:val="subscript"/>
        </w:rPr>
        <w:t>i</w:t>
      </w:r>
      <w:r w:rsidR="00E51C8E" w:rsidRPr="00FF1378">
        <w:rPr>
          <w:rFonts w:ascii="Garamond" w:hAnsi="Garamond"/>
        </w:rPr>
        <w:t xml:space="preserve">) = </w:t>
      </w:r>
      <w:r w:rsidR="0066064E" w:rsidRPr="00FF1378">
        <w:rPr>
          <w:rFonts w:ascii="Times New Roman" w:hAnsi="Times New Roman" w:cs="Times New Roman"/>
        </w:rPr>
        <w:t>β</w:t>
      </w:r>
      <w:r w:rsidR="0066064E" w:rsidRPr="00565001">
        <w:rPr>
          <w:rFonts w:ascii="Garamond" w:hAnsi="Garamond"/>
          <w:vertAlign w:val="subscript"/>
        </w:rPr>
        <w:t>0</w:t>
      </w:r>
      <w:r w:rsidR="007A306B" w:rsidRPr="00FF1378">
        <w:rPr>
          <w:rFonts w:ascii="Garamond" w:hAnsi="Garamond"/>
        </w:rPr>
        <w:t xml:space="preserve">+ </w:t>
      </w:r>
      <w:r w:rsidR="0066064E" w:rsidRPr="00FF1378">
        <w:rPr>
          <w:rFonts w:ascii="Times New Roman" w:hAnsi="Times New Roman" w:cs="Times New Roman"/>
        </w:rPr>
        <w:t>β</w:t>
      </w:r>
      <w:r w:rsidR="0066064E" w:rsidRPr="00D6295F">
        <w:rPr>
          <w:rFonts w:ascii="Garamond" w:hAnsi="Garamond"/>
          <w:vertAlign w:val="subscript"/>
        </w:rPr>
        <w:t>1</w:t>
      </w:r>
      <w:r w:rsidR="006C0A53" w:rsidRPr="00FF1378">
        <w:rPr>
          <w:rFonts w:ascii="Garamond" w:hAnsi="Garamond"/>
        </w:rPr>
        <w:t xml:space="preserve">* </w:t>
      </w:r>
      <w:r w:rsidR="009E3C3F" w:rsidRPr="00FF1378">
        <w:rPr>
          <w:rFonts w:ascii="Garamond" w:hAnsi="Garamond"/>
        </w:rPr>
        <w:t xml:space="preserve">Numeracy + </w:t>
      </w:r>
      <w:r w:rsidR="0066064E" w:rsidRPr="00FF1378">
        <w:rPr>
          <w:rFonts w:ascii="Times New Roman" w:hAnsi="Times New Roman" w:cs="Times New Roman"/>
        </w:rPr>
        <w:t>β</w:t>
      </w:r>
      <w:r w:rsidR="0066064E" w:rsidRPr="00D6295F">
        <w:rPr>
          <w:rFonts w:ascii="Garamond" w:hAnsi="Garamond"/>
          <w:vertAlign w:val="subscript"/>
        </w:rPr>
        <w:t>2</w:t>
      </w:r>
      <w:r w:rsidR="0066064E" w:rsidRPr="00FF1378">
        <w:rPr>
          <w:rFonts w:ascii="Garamond" w:hAnsi="Garamond"/>
        </w:rPr>
        <w:t xml:space="preserve"> </w:t>
      </w:r>
      <w:r w:rsidR="006C0A53" w:rsidRPr="00FF1378">
        <w:rPr>
          <w:rFonts w:ascii="Garamond" w:hAnsi="Garamond"/>
        </w:rPr>
        <w:t xml:space="preserve">* </w:t>
      </w:r>
      <w:r w:rsidR="009E3C3F" w:rsidRPr="00FF1378">
        <w:rPr>
          <w:rFonts w:ascii="Garamond" w:hAnsi="Garamond"/>
        </w:rPr>
        <w:t xml:space="preserve">Congenial + </w:t>
      </w:r>
      <w:r w:rsidR="0066064E" w:rsidRPr="00FF1378">
        <w:rPr>
          <w:rFonts w:ascii="Times New Roman" w:hAnsi="Times New Roman" w:cs="Times New Roman"/>
        </w:rPr>
        <w:t>β</w:t>
      </w:r>
      <w:r w:rsidR="0066064E" w:rsidRPr="00D6295F">
        <w:rPr>
          <w:rFonts w:ascii="Garamond" w:hAnsi="Garamond" w:cs="Lucida Grande"/>
          <w:vertAlign w:val="subscript"/>
        </w:rPr>
        <w:t>3</w:t>
      </w:r>
      <w:r w:rsidR="009E3C3F" w:rsidRPr="00FF1378">
        <w:rPr>
          <w:rFonts w:ascii="Garamond" w:hAnsi="Garamond"/>
        </w:rPr>
        <w:t xml:space="preserve"> </w:t>
      </w:r>
      <w:r w:rsidR="000C223D" w:rsidRPr="00FF1378">
        <w:rPr>
          <w:rFonts w:ascii="Garamond" w:hAnsi="Garamond"/>
        </w:rPr>
        <w:t xml:space="preserve">* </w:t>
      </w:r>
      <w:r w:rsidR="00780363">
        <w:rPr>
          <w:rFonts w:ascii="Garamond" w:hAnsi="Garamond"/>
        </w:rPr>
        <w:t>Numeracy * Congenial</w:t>
      </w:r>
      <w:r w:rsidR="00B00A44" w:rsidRPr="00FF1378">
        <w:rPr>
          <w:rFonts w:ascii="Garamond" w:hAnsi="Garamond"/>
        </w:rPr>
        <w:t xml:space="preserve"> +</w:t>
      </w:r>
    </w:p>
    <w:p w14:paraId="6AB4C841" w14:textId="131B3A49" w:rsidR="008612F5" w:rsidRPr="00FF1378" w:rsidRDefault="0066064E" w:rsidP="00116C3F">
      <w:pPr>
        <w:ind w:left="1080"/>
        <w:rPr>
          <w:rFonts w:ascii="Garamond" w:hAnsi="Garamond"/>
        </w:rPr>
      </w:pPr>
      <w:r w:rsidRPr="00FF1378">
        <w:rPr>
          <w:rFonts w:ascii="Times New Roman" w:hAnsi="Times New Roman" w:cs="Times New Roman"/>
        </w:rPr>
        <w:t>β</w:t>
      </w:r>
      <w:r w:rsidRPr="00D6295F">
        <w:rPr>
          <w:rFonts w:ascii="Garamond" w:hAnsi="Garamond" w:cs="Lucida Grande"/>
          <w:vertAlign w:val="subscript"/>
        </w:rPr>
        <w:t>4</w:t>
      </w:r>
      <w:r w:rsidR="00B00A44" w:rsidRPr="00FF1378">
        <w:rPr>
          <w:rFonts w:ascii="Garamond" w:hAnsi="Garamond"/>
        </w:rPr>
        <w:t xml:space="preserve"> * </w:t>
      </w:r>
      <w:r w:rsidR="007E2E16">
        <w:rPr>
          <w:rFonts w:ascii="Garamond" w:hAnsi="Garamond"/>
        </w:rPr>
        <w:t>Accuracy</w:t>
      </w:r>
      <w:r w:rsidR="003F2003" w:rsidRPr="00FF1378">
        <w:rPr>
          <w:rFonts w:ascii="Garamond" w:hAnsi="Garamond"/>
        </w:rPr>
        <w:t xml:space="preserve"> +</w:t>
      </w:r>
      <w:r w:rsidR="00326CD0">
        <w:rPr>
          <w:rFonts w:ascii="Garamond" w:hAnsi="Garamond"/>
        </w:rPr>
        <w:t xml:space="preserve"> </w:t>
      </w:r>
      <w:r w:rsidRPr="00FF1378">
        <w:rPr>
          <w:rFonts w:ascii="Times New Roman" w:hAnsi="Times New Roman" w:cs="Times New Roman"/>
        </w:rPr>
        <w:t>β</w:t>
      </w:r>
      <w:r w:rsidR="008612F5" w:rsidRPr="00D6295F">
        <w:rPr>
          <w:rFonts w:ascii="Garamond" w:hAnsi="Garamond"/>
          <w:vertAlign w:val="subscript"/>
        </w:rPr>
        <w:t>5</w:t>
      </w:r>
      <w:r w:rsidR="008612F5" w:rsidRPr="00FF1378">
        <w:rPr>
          <w:rFonts w:ascii="Garamond" w:hAnsi="Garamond"/>
        </w:rPr>
        <w:t xml:space="preserve"> * </w:t>
      </w:r>
      <w:r w:rsidR="007E2E16">
        <w:rPr>
          <w:rFonts w:ascii="Garamond" w:hAnsi="Garamond"/>
        </w:rPr>
        <w:t>Accuracy</w:t>
      </w:r>
      <w:r w:rsidR="008612F5" w:rsidRPr="00FF1378">
        <w:rPr>
          <w:rFonts w:ascii="Garamond" w:hAnsi="Garamond"/>
        </w:rPr>
        <w:t xml:space="preserve"> * </w:t>
      </w:r>
      <w:r w:rsidR="007E2E16">
        <w:rPr>
          <w:rFonts w:ascii="Garamond" w:hAnsi="Garamond"/>
        </w:rPr>
        <w:t>Numeracy</w:t>
      </w:r>
      <w:r w:rsidR="008612F5" w:rsidRPr="00FF1378">
        <w:rPr>
          <w:rFonts w:ascii="Garamond" w:hAnsi="Garamond"/>
        </w:rPr>
        <w:t xml:space="preserve"> +</w:t>
      </w:r>
      <w:r w:rsidR="00326CD0">
        <w:rPr>
          <w:rFonts w:ascii="Garamond" w:hAnsi="Garamond"/>
        </w:rPr>
        <w:t xml:space="preserve"> </w:t>
      </w:r>
      <w:r w:rsidRPr="00FF1378">
        <w:rPr>
          <w:rFonts w:ascii="Times New Roman" w:hAnsi="Times New Roman" w:cs="Times New Roman"/>
        </w:rPr>
        <w:t>β</w:t>
      </w:r>
      <w:r w:rsidRPr="00D6295F">
        <w:rPr>
          <w:rFonts w:ascii="Garamond" w:hAnsi="Garamond" w:cs="Lucida Grande"/>
          <w:vertAlign w:val="subscript"/>
        </w:rPr>
        <w:t>6</w:t>
      </w:r>
      <w:r w:rsidRPr="00FF1378">
        <w:rPr>
          <w:rFonts w:ascii="Garamond" w:hAnsi="Garamond"/>
        </w:rPr>
        <w:t xml:space="preserve"> </w:t>
      </w:r>
      <w:r w:rsidR="008612F5" w:rsidRPr="00FF1378">
        <w:rPr>
          <w:rFonts w:ascii="Garamond" w:hAnsi="Garamond"/>
        </w:rPr>
        <w:t xml:space="preserve">* </w:t>
      </w:r>
      <w:r w:rsidR="007E2E16">
        <w:rPr>
          <w:rFonts w:ascii="Garamond" w:hAnsi="Garamond"/>
        </w:rPr>
        <w:t>Accuracy</w:t>
      </w:r>
      <w:r w:rsidR="008612F5" w:rsidRPr="00FF1378">
        <w:rPr>
          <w:rFonts w:ascii="Garamond" w:hAnsi="Garamond"/>
        </w:rPr>
        <w:t xml:space="preserve"> * </w:t>
      </w:r>
      <w:r w:rsidR="007E2E16">
        <w:rPr>
          <w:rFonts w:ascii="Garamond" w:hAnsi="Garamond"/>
        </w:rPr>
        <w:t>Congenial</w:t>
      </w:r>
      <w:r w:rsidR="008612F5" w:rsidRPr="00FF1378">
        <w:rPr>
          <w:rFonts w:ascii="Garamond" w:hAnsi="Garamond"/>
        </w:rPr>
        <w:t xml:space="preserve"> +</w:t>
      </w:r>
    </w:p>
    <w:p w14:paraId="2B2D1E5F" w14:textId="009E9C0F" w:rsidR="009C1BAB" w:rsidRDefault="0066064E" w:rsidP="00116C3F">
      <w:pPr>
        <w:ind w:left="1080"/>
        <w:rPr>
          <w:rFonts w:ascii="Garamond" w:hAnsi="Garamond"/>
        </w:rPr>
      </w:pPr>
      <w:r w:rsidRPr="000F3AD3">
        <w:rPr>
          <w:rFonts w:ascii="Times New Roman" w:hAnsi="Times New Roman" w:cs="Times New Roman"/>
        </w:rPr>
        <w:t>β</w:t>
      </w:r>
      <w:r w:rsidRPr="000F3AD3">
        <w:rPr>
          <w:rFonts w:ascii="Garamond" w:hAnsi="Garamond" w:cs="Lucida Grande"/>
          <w:vertAlign w:val="subscript"/>
        </w:rPr>
        <w:t>7</w:t>
      </w:r>
      <w:r w:rsidR="00C00ABA" w:rsidRPr="000F3AD3">
        <w:rPr>
          <w:rFonts w:ascii="Garamond" w:hAnsi="Garamond"/>
        </w:rPr>
        <w:t xml:space="preserve"> * </w:t>
      </w:r>
      <w:r w:rsidR="008D3D9C">
        <w:rPr>
          <w:rFonts w:ascii="Garamond" w:hAnsi="Garamond"/>
        </w:rPr>
        <w:t>Accuracy</w:t>
      </w:r>
      <w:r w:rsidR="00C00ABA" w:rsidRPr="000F3AD3">
        <w:rPr>
          <w:rFonts w:ascii="Garamond" w:hAnsi="Garamond"/>
        </w:rPr>
        <w:t xml:space="preserve"> * </w:t>
      </w:r>
      <w:r w:rsidR="008D3D9C">
        <w:rPr>
          <w:rFonts w:ascii="Garamond" w:hAnsi="Garamond"/>
        </w:rPr>
        <w:t>Numeracy</w:t>
      </w:r>
      <w:r w:rsidR="00C00ABA" w:rsidRPr="000F3AD3">
        <w:rPr>
          <w:rFonts w:ascii="Garamond" w:hAnsi="Garamond"/>
        </w:rPr>
        <w:t xml:space="preserve"> </w:t>
      </w:r>
      <w:r w:rsidR="003447B1" w:rsidRPr="000F3AD3">
        <w:rPr>
          <w:rFonts w:ascii="Garamond" w:hAnsi="Garamond"/>
        </w:rPr>
        <w:t xml:space="preserve">* </w:t>
      </w:r>
      <w:r w:rsidR="008D3D9C" w:rsidRPr="000F3AD3">
        <w:rPr>
          <w:rFonts w:ascii="Garamond" w:hAnsi="Garamond"/>
        </w:rPr>
        <w:t xml:space="preserve">Congenial </w:t>
      </w:r>
      <w:r w:rsidR="008C22E8" w:rsidRPr="000F3AD3">
        <w:rPr>
          <w:rFonts w:ascii="Garamond" w:hAnsi="Garamond"/>
        </w:rPr>
        <w:t>+</w:t>
      </w:r>
      <w:r w:rsidR="005F376D" w:rsidRPr="000F3AD3">
        <w:rPr>
          <w:rFonts w:ascii="Garamond" w:hAnsi="Garamond"/>
        </w:rPr>
        <w:t xml:space="preserve"> </w:t>
      </w:r>
      <w:r w:rsidR="00BF5FAB" w:rsidRPr="000F3AD3">
        <w:rPr>
          <w:rFonts w:ascii="Times New Roman" w:hAnsi="Times New Roman" w:cs="Times New Roman"/>
          <w:color w:val="000000"/>
        </w:rPr>
        <w:t>γ</w:t>
      </w:r>
      <w:r w:rsidR="00BE2D62" w:rsidRPr="000F3AD3">
        <w:rPr>
          <w:rFonts w:ascii="Garamond" w:hAnsi="Garamond" w:cs="Lucida Grande"/>
          <w:vertAlign w:val="subscript"/>
        </w:rPr>
        <w:t xml:space="preserve"> </w:t>
      </w:r>
      <w:r w:rsidR="00BE2D62" w:rsidRPr="000F3AD3">
        <w:rPr>
          <w:rFonts w:ascii="Garamond" w:hAnsi="Garamond"/>
        </w:rPr>
        <w:t>*</w:t>
      </w:r>
      <w:r w:rsidR="00BE2D62" w:rsidRPr="00BF5FAB">
        <w:rPr>
          <w:rFonts w:ascii="Garamond" w:hAnsi="Garamond"/>
        </w:rPr>
        <w:t xml:space="preserve"> X</w:t>
      </w:r>
      <w:r w:rsidR="005F376D" w:rsidRPr="00BF5FAB">
        <w:rPr>
          <w:rFonts w:ascii="Garamond" w:hAnsi="Garamond"/>
          <w:vertAlign w:val="subscript"/>
        </w:rPr>
        <w:t>i</w:t>
      </w:r>
      <w:r w:rsidR="005F376D" w:rsidRPr="00BF5FAB">
        <w:rPr>
          <w:rFonts w:ascii="Garamond" w:hAnsi="Garamond"/>
        </w:rPr>
        <w:t xml:space="preserve"> +</w:t>
      </w:r>
      <w:r w:rsidR="00B145D9" w:rsidRPr="00BF5FAB">
        <w:rPr>
          <w:rFonts w:ascii="Garamond" w:hAnsi="Garamond"/>
        </w:rPr>
        <w:t xml:space="preserve"> </w:t>
      </w:r>
      <w:r w:rsidRPr="00BF5FAB">
        <w:rPr>
          <w:rFonts w:ascii="Times New Roman" w:hAnsi="Times New Roman" w:cs="Times New Roman"/>
        </w:rPr>
        <w:t>ε</w:t>
      </w:r>
      <w:r w:rsidRPr="00BF5FAB">
        <w:rPr>
          <w:rFonts w:ascii="Garamond" w:hAnsi="Garamond" w:cs="Lucida Grande"/>
          <w:vertAlign w:val="subscript"/>
        </w:rPr>
        <w:t>i</w:t>
      </w:r>
      <w:r w:rsidR="009C1BAB">
        <w:rPr>
          <w:rFonts w:ascii="Garamond" w:hAnsi="Garamond"/>
        </w:rPr>
        <w:t>,</w:t>
      </w:r>
    </w:p>
    <w:p w14:paraId="33852ECA" w14:textId="4FB3BF29" w:rsidR="00B13FF5" w:rsidRDefault="00E51C8E" w:rsidP="00116C3F">
      <w:pPr>
        <w:rPr>
          <w:rFonts w:ascii="Garamond" w:hAnsi="Garamond"/>
        </w:rPr>
      </w:pPr>
      <w:r w:rsidRPr="00BF5FAB">
        <w:rPr>
          <w:rFonts w:ascii="Garamond" w:hAnsi="Garamond"/>
        </w:rPr>
        <w:t>Where</w:t>
      </w:r>
      <w:r w:rsidR="00B13FF5">
        <w:rPr>
          <w:rFonts w:ascii="Garamond" w:hAnsi="Garamond"/>
        </w:rPr>
        <w:t>:</w:t>
      </w:r>
      <w:r w:rsidRPr="00BF5FAB">
        <w:rPr>
          <w:rFonts w:ascii="Garamond" w:hAnsi="Garamond"/>
        </w:rPr>
        <w:t xml:space="preserve"> Y</w:t>
      </w:r>
      <w:r w:rsidRPr="00BF5FAB">
        <w:rPr>
          <w:rFonts w:ascii="Garamond" w:hAnsi="Garamond"/>
          <w:vertAlign w:val="subscript"/>
        </w:rPr>
        <w:t>i</w:t>
      </w:r>
      <w:r w:rsidRPr="00BF5FAB">
        <w:rPr>
          <w:rFonts w:ascii="Garamond" w:hAnsi="Garamond"/>
        </w:rPr>
        <w:t xml:space="preserve"> is binary in</w:t>
      </w:r>
      <w:r w:rsidR="00B13FF5">
        <w:rPr>
          <w:rFonts w:ascii="Garamond" w:hAnsi="Garamond"/>
        </w:rPr>
        <w:t>dicator for correct answer</w:t>
      </w:r>
      <w:r w:rsidR="00D5325F">
        <w:rPr>
          <w:rFonts w:ascii="Garamond" w:hAnsi="Garamond"/>
        </w:rPr>
        <w:t>;</w:t>
      </w:r>
    </w:p>
    <w:p w14:paraId="17E1B206" w14:textId="0DE25AAF" w:rsidR="00B13FF5" w:rsidRDefault="00B13FF5" w:rsidP="00116C3F">
      <w:pPr>
        <w:ind w:left="720"/>
        <w:rPr>
          <w:rFonts w:ascii="Garamond" w:hAnsi="Garamond"/>
        </w:rPr>
      </w:pPr>
      <w:r>
        <w:rPr>
          <w:rFonts w:ascii="Garamond" w:hAnsi="Garamond"/>
        </w:rPr>
        <w:t xml:space="preserve">Numeracy is </w:t>
      </w:r>
      <w:r w:rsidR="004A1239">
        <w:rPr>
          <w:rFonts w:ascii="Garamond" w:hAnsi="Garamond"/>
        </w:rPr>
        <w:t>individual numeracy score</w:t>
      </w:r>
      <w:r w:rsidR="00832F9D">
        <w:rPr>
          <w:rFonts w:ascii="Garamond" w:hAnsi="Garamond"/>
        </w:rPr>
        <w:t xml:space="preserve"> (</w:t>
      </w:r>
      <w:commentRangeStart w:id="0"/>
      <w:r w:rsidR="00832F9D">
        <w:rPr>
          <w:rFonts w:ascii="Garamond" w:hAnsi="Garamond"/>
        </w:rPr>
        <w:t>0-9 scale</w:t>
      </w:r>
      <w:commentRangeEnd w:id="0"/>
      <w:r w:rsidR="003060E8">
        <w:rPr>
          <w:rStyle w:val="CommentReference"/>
        </w:rPr>
        <w:commentReference w:id="0"/>
      </w:r>
      <w:r w:rsidR="00832F9D">
        <w:rPr>
          <w:rFonts w:ascii="Garamond" w:hAnsi="Garamond"/>
        </w:rPr>
        <w:t>)</w:t>
      </w:r>
      <w:r>
        <w:rPr>
          <w:rFonts w:ascii="Garamond" w:hAnsi="Garamond"/>
        </w:rPr>
        <w:t>;</w:t>
      </w:r>
    </w:p>
    <w:p w14:paraId="33B56271" w14:textId="52DB77CA" w:rsidR="00B13FF5" w:rsidRDefault="00B13FF5" w:rsidP="00116C3F">
      <w:pPr>
        <w:ind w:left="720"/>
        <w:rPr>
          <w:rFonts w:ascii="Garamond" w:hAnsi="Garamond"/>
        </w:rPr>
      </w:pPr>
      <w:r>
        <w:rPr>
          <w:rFonts w:ascii="Garamond" w:hAnsi="Garamond"/>
        </w:rPr>
        <w:t xml:space="preserve">Congenial is binary </w:t>
      </w:r>
      <w:r w:rsidR="00F93335">
        <w:rPr>
          <w:rFonts w:ascii="Garamond" w:hAnsi="Garamond"/>
        </w:rPr>
        <w:t xml:space="preserve">variable indicating respondent </w:t>
      </w:r>
      <w:r w:rsidR="00D82F3A">
        <w:rPr>
          <w:rFonts w:ascii="Garamond" w:hAnsi="Garamond"/>
        </w:rPr>
        <w:t>assigned to</w:t>
      </w:r>
      <w:r w:rsidR="00F93335">
        <w:rPr>
          <w:rFonts w:ascii="Garamond" w:hAnsi="Garamond"/>
        </w:rPr>
        <w:t xml:space="preserve"> congenial condition</w:t>
      </w:r>
      <w:r>
        <w:rPr>
          <w:rFonts w:ascii="Garamond" w:hAnsi="Garamond"/>
        </w:rPr>
        <w:t>;</w:t>
      </w:r>
    </w:p>
    <w:p w14:paraId="6F541640" w14:textId="016971B5" w:rsidR="00B13FF5" w:rsidRDefault="001B1BEF" w:rsidP="00116C3F">
      <w:pPr>
        <w:ind w:left="720"/>
        <w:rPr>
          <w:rFonts w:ascii="Garamond" w:hAnsi="Garamond"/>
        </w:rPr>
      </w:pPr>
      <w:r>
        <w:rPr>
          <w:rFonts w:ascii="Garamond" w:hAnsi="Garamond"/>
        </w:rPr>
        <w:t>Accuracy</w:t>
      </w:r>
      <w:r w:rsidR="00B13FF5">
        <w:rPr>
          <w:rFonts w:ascii="Garamond" w:hAnsi="Garamond"/>
        </w:rPr>
        <w:t xml:space="preserve"> is binary </w:t>
      </w:r>
      <w:r w:rsidR="00D82F3A">
        <w:rPr>
          <w:rFonts w:ascii="Garamond" w:hAnsi="Garamond"/>
        </w:rPr>
        <w:t>variable indicating respondent assigned to</w:t>
      </w:r>
      <w:r w:rsidR="00B13FF5">
        <w:rPr>
          <w:rFonts w:ascii="Garamond" w:hAnsi="Garamond"/>
        </w:rPr>
        <w:t xml:space="preserve"> </w:t>
      </w:r>
      <w:r w:rsidR="00E855F3">
        <w:rPr>
          <w:rFonts w:ascii="Garamond" w:hAnsi="Garamond"/>
        </w:rPr>
        <w:t>accuracy incentive</w:t>
      </w:r>
      <w:r w:rsidR="00B13FF5">
        <w:rPr>
          <w:rFonts w:ascii="Garamond" w:hAnsi="Garamond"/>
        </w:rPr>
        <w:t xml:space="preserve"> condition; </w:t>
      </w:r>
    </w:p>
    <w:p w14:paraId="793F991C" w14:textId="319619C7" w:rsidR="00B13FF5" w:rsidRPr="00BF5FAB" w:rsidRDefault="00922D6B" w:rsidP="0064438D">
      <w:pPr>
        <w:ind w:left="720"/>
        <w:rPr>
          <w:rFonts w:ascii="Garamond" w:hAnsi="Garamond"/>
        </w:rPr>
      </w:pPr>
      <w:r w:rsidRPr="00BF5FAB">
        <w:rPr>
          <w:rFonts w:ascii="Garamond" w:hAnsi="Garamond"/>
        </w:rPr>
        <w:t>X</w:t>
      </w:r>
      <w:r w:rsidRPr="00BF5FAB">
        <w:rPr>
          <w:rFonts w:ascii="Garamond" w:hAnsi="Garamond"/>
          <w:vertAlign w:val="subscript"/>
        </w:rPr>
        <w:t>i</w:t>
      </w:r>
      <w:r w:rsidRPr="00BF5FAB">
        <w:rPr>
          <w:rFonts w:ascii="Garamond" w:hAnsi="Garamond"/>
        </w:rPr>
        <w:t xml:space="preserve"> is vector of individual-level</w:t>
      </w:r>
      <w:r w:rsidR="00F200D9">
        <w:rPr>
          <w:rFonts w:ascii="Garamond" w:hAnsi="Garamond"/>
        </w:rPr>
        <w:t xml:space="preserve"> covariates</w:t>
      </w:r>
      <w:r w:rsidR="00E51C8E" w:rsidRPr="00BF5FAB">
        <w:rPr>
          <w:rFonts w:ascii="Garamond" w:hAnsi="Garamond"/>
        </w:rPr>
        <w:t>.</w:t>
      </w:r>
    </w:p>
    <w:p w14:paraId="47DE7266" w14:textId="6720BA00" w:rsidR="00BB4951" w:rsidRPr="00BF5FAB" w:rsidRDefault="00BB4951" w:rsidP="00F337BD">
      <w:pPr>
        <w:rPr>
          <w:rFonts w:ascii="Garamond" w:hAnsi="Garamond"/>
        </w:rPr>
      </w:pPr>
      <w:r w:rsidRPr="00BF5FAB">
        <w:rPr>
          <w:rFonts w:ascii="Garamond" w:hAnsi="Garamond"/>
        </w:rPr>
        <w:br w:type="page"/>
      </w:r>
    </w:p>
    <w:p w14:paraId="107A7E05" w14:textId="2CBC13F6" w:rsidR="009C290A" w:rsidRPr="00D90BB5" w:rsidRDefault="00331207" w:rsidP="00331207">
      <w:pPr>
        <w:jc w:val="center"/>
        <w:outlineLvl w:val="0"/>
        <w:rPr>
          <w:rFonts w:ascii="Garamond" w:hAnsi="Garamond" w:cs="Times New Roman"/>
          <w:b/>
        </w:rPr>
      </w:pPr>
      <w:r>
        <w:rPr>
          <w:rFonts w:ascii="Garamond" w:hAnsi="Garamond" w:cs="Times New Roman"/>
          <w:b/>
        </w:rPr>
        <w:lastRenderedPageBreak/>
        <w:t>Consent Form</w:t>
      </w:r>
    </w:p>
    <w:p w14:paraId="6B93DA3A" w14:textId="77777777" w:rsidR="004D3E9E" w:rsidRPr="00D90BB5" w:rsidRDefault="004D3E9E" w:rsidP="003927D3">
      <w:pPr>
        <w:outlineLvl w:val="0"/>
        <w:rPr>
          <w:rFonts w:ascii="Garamond" w:hAnsi="Garamond" w:cs="Times New Roman"/>
          <w:b/>
        </w:rPr>
      </w:pPr>
    </w:p>
    <w:p w14:paraId="4641359F" w14:textId="581E6971" w:rsidR="009C290A" w:rsidRPr="007D524C" w:rsidRDefault="009C290A" w:rsidP="007D524C">
      <w:pPr>
        <w:autoSpaceDE w:val="0"/>
        <w:autoSpaceDN w:val="0"/>
        <w:adjustRightInd w:val="0"/>
        <w:rPr>
          <w:rFonts w:ascii="Garamond" w:hAnsi="Garamond" w:cs="Arial"/>
          <w:b/>
        </w:rPr>
      </w:pPr>
      <w:r w:rsidRPr="00D90BB5">
        <w:rPr>
          <w:rFonts w:ascii="Garamond" w:hAnsi="Garamond" w:cs="Times New Roman"/>
          <w:color w:val="333639"/>
          <w:shd w:val="clear" w:color="auto" w:fill="FFFFFF"/>
        </w:rPr>
        <w:t xml:space="preserve">You are being asked to complete an online research survey that will take approximately </w:t>
      </w:r>
      <w:r w:rsidR="008E72F6">
        <w:rPr>
          <w:rFonts w:ascii="Garamond" w:hAnsi="Garamond" w:cs="Times New Roman"/>
          <w:color w:val="333639"/>
          <w:highlight w:val="yellow"/>
          <w:shd w:val="clear" w:color="auto" w:fill="FFFFFF"/>
        </w:rPr>
        <w:t>7-9</w:t>
      </w:r>
      <w:r w:rsidRPr="00D90BB5">
        <w:rPr>
          <w:rFonts w:ascii="Garamond" w:hAnsi="Garamond" w:cs="Times New Roman"/>
          <w:color w:val="333639"/>
          <w:shd w:val="clear" w:color="auto" w:fill="FFFFFF"/>
        </w:rPr>
        <w:t xml:space="preserve"> minutes. The survey is </w:t>
      </w:r>
      <w:r w:rsidR="007C4815" w:rsidRPr="00D90BB5">
        <w:rPr>
          <w:rFonts w:ascii="Garamond" w:hAnsi="Garamond" w:cs="Times New Roman"/>
          <w:color w:val="333639"/>
          <w:shd w:val="clear" w:color="auto" w:fill="FFFFFF"/>
        </w:rPr>
        <w:t xml:space="preserve">being </w:t>
      </w:r>
      <w:r w:rsidRPr="00D90BB5">
        <w:rPr>
          <w:rFonts w:ascii="Garamond" w:hAnsi="Garamond" w:cs="Times New Roman"/>
          <w:color w:val="333639"/>
          <w:shd w:val="clear" w:color="auto" w:fill="FFFFFF"/>
        </w:rPr>
        <w:t xml:space="preserve">conducted </w:t>
      </w:r>
      <w:commentRangeStart w:id="1"/>
      <w:r w:rsidR="005C62EC">
        <w:rPr>
          <w:rFonts w:ascii="Garamond" w:hAnsi="Garamond" w:cs="Times New Roman"/>
          <w:color w:val="333639"/>
          <w:shd w:val="clear" w:color="auto" w:fill="FFFFFF"/>
        </w:rPr>
        <w:t>by researchers at Princeton University</w:t>
      </w:r>
      <w:commentRangeEnd w:id="1"/>
      <w:r w:rsidR="00A97575">
        <w:rPr>
          <w:rStyle w:val="CommentReference"/>
        </w:rPr>
        <w:commentReference w:id="1"/>
      </w:r>
      <w:r w:rsidR="005C62EC">
        <w:rPr>
          <w:rFonts w:ascii="Garamond" w:hAnsi="Garamond" w:cs="Times New Roman"/>
          <w:color w:val="333639"/>
          <w:shd w:val="clear" w:color="auto" w:fill="FFFFFF"/>
        </w:rPr>
        <w:t xml:space="preserve"> </w:t>
      </w:r>
      <w:r w:rsidRPr="00D90BB5">
        <w:rPr>
          <w:rFonts w:ascii="Garamond" w:hAnsi="Garamond" w:cs="Times New Roman"/>
          <w:color w:val="333639"/>
          <w:shd w:val="clear" w:color="auto" w:fill="FFFFFF"/>
        </w:rPr>
        <w:t>to study how people learn. This page describes your consent.</w:t>
      </w:r>
      <w:r w:rsidRPr="00D90BB5">
        <w:rPr>
          <w:rFonts w:ascii="Garamond" w:hAnsi="Garamond" w:cs="Times New Roman"/>
          <w:color w:val="333639"/>
        </w:rPr>
        <w:br/>
      </w:r>
      <w:r w:rsidRPr="00D90BB5">
        <w:rPr>
          <w:rFonts w:ascii="Garamond" w:hAnsi="Garamond" w:cs="Times New Roman"/>
          <w:color w:val="333639"/>
        </w:rPr>
        <w:br/>
      </w:r>
      <w:r w:rsidRPr="00D90BB5">
        <w:rPr>
          <w:rFonts w:ascii="Garamond" w:hAnsi="Garamond" w:cs="Times New Roman"/>
          <w:color w:val="333639"/>
          <w:shd w:val="clear" w:color="auto" w:fill="FFFFFF"/>
        </w:rPr>
        <w:t>Findings from this study may be reported in scholarly journals, academic seminars, and research association meetings. The data will be stored at a secured location and retained indefinitely. No identifying information about you will be made public and all of your choices will be kept completely confidential. Your participation is voluntary. You are free to stop the survey at any time without penalty.</w:t>
      </w:r>
      <w:r w:rsidRPr="00D90BB5">
        <w:rPr>
          <w:rFonts w:ascii="Garamond" w:hAnsi="Garamond" w:cs="Times New Roman"/>
          <w:color w:val="333639"/>
        </w:rPr>
        <w:br/>
      </w:r>
      <w:r w:rsidRPr="00D90BB5">
        <w:rPr>
          <w:rFonts w:ascii="Garamond" w:hAnsi="Garamond" w:cs="Times New Roman"/>
          <w:color w:val="333639"/>
        </w:rPr>
        <w:br/>
      </w:r>
      <w:r w:rsidRPr="00D90BB5">
        <w:rPr>
          <w:rFonts w:ascii="Garamond" w:hAnsi="Garamond" w:cs="Times New Roman"/>
          <w:color w:val="333639"/>
          <w:shd w:val="clear" w:color="auto" w:fill="FFFFFF"/>
        </w:rPr>
        <w:t>There are no known risks associated with this study beyond those associated with everyday life. Although this study will not benefit you personally, we hope that our results will add to the knowledge about how people learn. You will receive $0.50 for completing the survey, paid through Amazon Mechanical Turk.</w:t>
      </w:r>
      <w:r w:rsidRPr="00D90BB5">
        <w:rPr>
          <w:rStyle w:val="apple-converted-space"/>
          <w:rFonts w:ascii="Garamond" w:hAnsi="Garamond" w:cs="Times New Roman"/>
          <w:color w:val="333639"/>
          <w:shd w:val="clear" w:color="auto" w:fill="FFFFFF"/>
        </w:rPr>
        <w:t> </w:t>
      </w:r>
      <w:r w:rsidR="00631A41" w:rsidRPr="00D90BB5">
        <w:rPr>
          <w:rFonts w:ascii="Garamond" w:hAnsi="Garamond" w:cs="Arial"/>
          <w:b/>
        </w:rPr>
        <w:t>You will also have the opportunity to earn a</w:t>
      </w:r>
      <w:r w:rsidR="007D524C">
        <w:rPr>
          <w:rFonts w:ascii="Garamond" w:hAnsi="Garamond" w:cs="Arial"/>
          <w:b/>
        </w:rPr>
        <w:t xml:space="preserve"> </w:t>
      </w:r>
      <w:r w:rsidR="00631A41" w:rsidRPr="00D90BB5">
        <w:rPr>
          <w:rFonts w:ascii="Garamond" w:hAnsi="Garamond" w:cs="Arial"/>
          <w:b/>
        </w:rPr>
        <w:t>bonus of $0.50 or more, although not everyone will receive a bonus.</w:t>
      </w:r>
      <w:r w:rsidRPr="00D90BB5">
        <w:rPr>
          <w:rFonts w:ascii="Garamond" w:hAnsi="Garamond" w:cs="Times New Roman"/>
          <w:b/>
          <w:color w:val="333639"/>
        </w:rPr>
        <w:br/>
      </w:r>
      <w:r w:rsidRPr="00D90BB5">
        <w:rPr>
          <w:rFonts w:ascii="Garamond" w:hAnsi="Garamond" w:cs="Times New Roman"/>
          <w:color w:val="333639"/>
        </w:rPr>
        <w:br/>
      </w:r>
      <w:r w:rsidRPr="00D90BB5">
        <w:rPr>
          <w:rFonts w:ascii="Garamond" w:hAnsi="Garamond" w:cs="Times New Roman"/>
          <w:color w:val="333639"/>
          <w:shd w:val="clear" w:color="auto" w:fill="FFFFFF"/>
        </w:rPr>
        <w:t>To participate in the study, you must be at least 18 years old and a United States resident.</w:t>
      </w:r>
      <w:r w:rsidRPr="00D90BB5">
        <w:rPr>
          <w:rFonts w:ascii="Garamond" w:hAnsi="Garamond" w:cs="Times New Roman"/>
          <w:color w:val="333639"/>
        </w:rPr>
        <w:br/>
      </w:r>
      <w:r w:rsidRPr="00D90BB5">
        <w:rPr>
          <w:rFonts w:ascii="Garamond" w:hAnsi="Garamond" w:cs="Times New Roman"/>
          <w:color w:val="333639"/>
        </w:rPr>
        <w:br/>
      </w:r>
      <w:r w:rsidRPr="00D90BB5">
        <w:rPr>
          <w:rFonts w:ascii="Garamond" w:hAnsi="Garamond" w:cs="Times New Roman"/>
          <w:color w:val="333639"/>
          <w:shd w:val="clear" w:color="auto" w:fill="FFFFFF"/>
        </w:rPr>
        <w:t xml:space="preserve">If </w:t>
      </w:r>
      <w:r w:rsidR="0060140C">
        <w:rPr>
          <w:rFonts w:ascii="Garamond" w:hAnsi="Garamond" w:cs="Times New Roman"/>
          <w:color w:val="333639"/>
          <w:shd w:val="clear" w:color="auto" w:fill="FFFFFF"/>
        </w:rPr>
        <w:t>you have any questions about this</w:t>
      </w:r>
      <w:r w:rsidRPr="00D90BB5">
        <w:rPr>
          <w:rFonts w:ascii="Garamond" w:hAnsi="Garamond" w:cs="Times New Roman"/>
          <w:color w:val="333639"/>
          <w:shd w:val="clear" w:color="auto" w:fill="FFFFFF"/>
        </w:rPr>
        <w:t xml:space="preserve"> </w:t>
      </w:r>
      <w:r w:rsidR="00756180">
        <w:rPr>
          <w:rFonts w:ascii="Garamond" w:hAnsi="Garamond" w:cs="Times New Roman"/>
          <w:color w:val="333639"/>
          <w:shd w:val="clear" w:color="auto" w:fill="FFFFFF"/>
        </w:rPr>
        <w:t>study</w:t>
      </w:r>
      <w:r w:rsidRPr="00D90BB5">
        <w:rPr>
          <w:rFonts w:ascii="Garamond" w:hAnsi="Garamond" w:cs="Times New Roman"/>
          <w:color w:val="333639"/>
          <w:shd w:val="clear" w:color="auto" w:fill="FFFFFF"/>
        </w:rPr>
        <w:t xml:space="preserve">, </w:t>
      </w:r>
      <w:r w:rsidR="00756180">
        <w:rPr>
          <w:rFonts w:ascii="Garamond" w:hAnsi="Garamond" w:cs="Times New Roman"/>
          <w:color w:val="333639"/>
          <w:shd w:val="clear" w:color="auto" w:fill="FFFFFF"/>
        </w:rPr>
        <w:t>please</w:t>
      </w:r>
      <w:r w:rsidRPr="00D90BB5">
        <w:rPr>
          <w:rFonts w:ascii="Garamond" w:hAnsi="Garamond" w:cs="Times New Roman"/>
          <w:color w:val="333639"/>
          <w:shd w:val="clear" w:color="auto" w:fill="FFFFFF"/>
        </w:rPr>
        <w:t xml:space="preserve"> contact</w:t>
      </w:r>
      <w:r w:rsidR="00A6108F">
        <w:rPr>
          <w:rFonts w:ascii="Garamond" w:hAnsi="Garamond" w:cs="Times New Roman"/>
          <w:color w:val="333639"/>
          <w:shd w:val="clear" w:color="auto" w:fill="FFFFFF"/>
        </w:rPr>
        <w:t xml:space="preserve"> </w:t>
      </w:r>
      <w:commentRangeStart w:id="2"/>
      <w:r w:rsidR="00A6108F">
        <w:rPr>
          <w:rFonts w:ascii="Garamond" w:hAnsi="Garamond" w:cs="Times New Roman"/>
          <w:color w:val="333639"/>
          <w:shd w:val="clear" w:color="auto" w:fill="FFFFFF"/>
        </w:rPr>
        <w:t>()</w:t>
      </w:r>
      <w:commentRangeEnd w:id="2"/>
      <w:r w:rsidR="002547D5">
        <w:rPr>
          <w:rStyle w:val="CommentReference"/>
        </w:rPr>
        <w:commentReference w:id="2"/>
      </w:r>
      <w:r w:rsidRPr="00D90BB5">
        <w:rPr>
          <w:rFonts w:ascii="Garamond" w:hAnsi="Garamond" w:cs="Times New Roman"/>
          <w:color w:val="333639"/>
          <w:shd w:val="clear" w:color="auto" w:fill="FFFFFF"/>
        </w:rPr>
        <w:t>.</w:t>
      </w:r>
      <w:r w:rsidRPr="00D90BB5">
        <w:rPr>
          <w:rFonts w:ascii="Garamond" w:hAnsi="Garamond" w:cs="Times New Roman"/>
          <w:color w:val="333639"/>
        </w:rPr>
        <w:br/>
      </w:r>
      <w:r w:rsidRPr="00D90BB5">
        <w:rPr>
          <w:rFonts w:ascii="Garamond" w:hAnsi="Garamond" w:cs="Times New Roman"/>
          <w:color w:val="333639"/>
        </w:rPr>
        <w:br/>
      </w:r>
      <w:r w:rsidRPr="00D90BB5">
        <w:rPr>
          <w:rFonts w:ascii="Garamond" w:hAnsi="Garamond" w:cs="Times New Roman"/>
          <w:color w:val="333639"/>
          <w:shd w:val="clear" w:color="auto" w:fill="FFFFFF"/>
        </w:rPr>
        <w:t xml:space="preserve">When you are ready to begin, please </w:t>
      </w:r>
      <w:r w:rsidR="00DC1EB9">
        <w:rPr>
          <w:rFonts w:ascii="Garamond" w:hAnsi="Garamond" w:cs="Times New Roman"/>
          <w:color w:val="333639"/>
          <w:shd w:val="clear" w:color="auto" w:fill="FFFFFF"/>
        </w:rPr>
        <w:t>elect</w:t>
      </w:r>
      <w:r w:rsidRPr="00D90BB5">
        <w:rPr>
          <w:rFonts w:ascii="Garamond" w:hAnsi="Garamond" w:cs="Times New Roman"/>
          <w:color w:val="333639"/>
          <w:shd w:val="clear" w:color="auto" w:fill="FFFFFF"/>
        </w:rPr>
        <w:t xml:space="preserve"> to participate and press the Submit button. You will then be taken to the first page of the survey.</w:t>
      </w:r>
    </w:p>
    <w:p w14:paraId="670A5C5F" w14:textId="77777777" w:rsidR="0032728D" w:rsidRPr="00D90BB5" w:rsidRDefault="0032728D" w:rsidP="003927D3">
      <w:pPr>
        <w:outlineLvl w:val="0"/>
        <w:rPr>
          <w:rFonts w:ascii="Garamond" w:hAnsi="Garamond" w:cs="Times New Roman"/>
          <w:color w:val="333639"/>
          <w:shd w:val="clear" w:color="auto" w:fill="FFFFFF"/>
        </w:rPr>
      </w:pPr>
    </w:p>
    <w:p w14:paraId="7BB21892" w14:textId="67067A65" w:rsidR="009C290A" w:rsidRPr="00EC1FD7" w:rsidRDefault="00EC1FD7" w:rsidP="00D90BB5">
      <w:pPr>
        <w:outlineLvl w:val="0"/>
        <w:rPr>
          <w:rFonts w:ascii="Garamond" w:hAnsi="Garamond" w:cs="Times New Roman"/>
          <w:color w:val="333639"/>
          <w:shd w:val="clear" w:color="auto" w:fill="FFFFFF"/>
        </w:rPr>
      </w:pPr>
      <w:r>
        <w:rPr>
          <w:rStyle w:val="apple-converted-space"/>
          <w:rFonts w:ascii="Garamond" w:hAnsi="Garamond" w:cs="Lucida Grande"/>
          <w:color w:val="333639"/>
          <w:shd w:val="clear" w:color="auto" w:fill="FFFFFF"/>
        </w:rPr>
        <w:t>“</w:t>
      </w:r>
      <w:r w:rsidR="0032728D" w:rsidRPr="00D90BB5">
        <w:rPr>
          <w:rStyle w:val="apple-converted-space"/>
          <w:rFonts w:ascii="Garamond" w:hAnsi="Garamond" w:cs="Lucida Grande"/>
          <w:color w:val="333639"/>
          <w:shd w:val="clear" w:color="auto" w:fill="FFFFFF"/>
        </w:rPr>
        <w:t>I </w:t>
      </w:r>
      <w:r w:rsidR="0032728D" w:rsidRPr="00D90BB5">
        <w:rPr>
          <w:rFonts w:ascii="Garamond" w:hAnsi="Garamond" w:cs="Lucida Grande"/>
          <w:color w:val="333639"/>
          <w:shd w:val="clear" w:color="auto" w:fill="FFFFFF"/>
        </w:rPr>
        <w:t>have read and understand the consent form. I agree to participate in this research study</w:t>
      </w:r>
      <w:r w:rsidR="00A7121A">
        <w:rPr>
          <w:rFonts w:ascii="Garamond" w:hAnsi="Garamond" w:cs="Lucida Grande"/>
          <w:color w:val="333639"/>
          <w:shd w:val="clear" w:color="auto" w:fill="FFFFFF"/>
        </w:rPr>
        <w:t>.</w:t>
      </w:r>
      <w:r>
        <w:rPr>
          <w:rFonts w:ascii="Garamond" w:hAnsi="Garamond" w:cs="Lucida Grande"/>
          <w:color w:val="333639"/>
          <w:shd w:val="clear" w:color="auto" w:fill="FFFFFF"/>
        </w:rPr>
        <w:t>”</w:t>
      </w:r>
    </w:p>
    <w:p w14:paraId="2ECCD41F" w14:textId="2A40A947" w:rsidR="0032728D" w:rsidRPr="00A7121A" w:rsidRDefault="0032728D" w:rsidP="003157AD">
      <w:pPr>
        <w:pStyle w:val="ListParagraph"/>
        <w:numPr>
          <w:ilvl w:val="0"/>
          <w:numId w:val="10"/>
        </w:numPr>
        <w:outlineLvl w:val="0"/>
        <w:rPr>
          <w:rFonts w:ascii="Garamond" w:hAnsi="Garamond"/>
          <w:b/>
        </w:rPr>
      </w:pPr>
      <w:r w:rsidRPr="00A7121A">
        <w:rPr>
          <w:rFonts w:ascii="Garamond" w:hAnsi="Garamond"/>
          <w:b/>
        </w:rPr>
        <w:t>I agree to participate</w:t>
      </w:r>
    </w:p>
    <w:p w14:paraId="02F2735F" w14:textId="0DAAD141" w:rsidR="0032728D" w:rsidRPr="00A7121A" w:rsidRDefault="0032728D" w:rsidP="003157AD">
      <w:pPr>
        <w:pStyle w:val="ListParagraph"/>
        <w:numPr>
          <w:ilvl w:val="0"/>
          <w:numId w:val="10"/>
        </w:numPr>
        <w:outlineLvl w:val="0"/>
        <w:rPr>
          <w:rFonts w:ascii="Garamond" w:hAnsi="Garamond"/>
          <w:b/>
        </w:rPr>
      </w:pPr>
      <w:r w:rsidRPr="00A7121A">
        <w:rPr>
          <w:rFonts w:ascii="Garamond" w:hAnsi="Garamond"/>
          <w:b/>
        </w:rPr>
        <w:t>I decline to participate</w:t>
      </w:r>
    </w:p>
    <w:p w14:paraId="3C240C55" w14:textId="77777777" w:rsidR="00587EB2" w:rsidRDefault="00587EB2">
      <w:pPr>
        <w:rPr>
          <w:rFonts w:ascii="Garamond" w:hAnsi="Garamond"/>
          <w:b/>
        </w:rPr>
      </w:pPr>
    </w:p>
    <w:p w14:paraId="237E310B" w14:textId="77777777" w:rsidR="00587EB2" w:rsidRDefault="00587EB2">
      <w:pPr>
        <w:rPr>
          <w:rFonts w:ascii="Garamond" w:hAnsi="Garamond"/>
          <w:b/>
        </w:rPr>
      </w:pPr>
    </w:p>
    <w:p w14:paraId="0F52F6C1" w14:textId="77777777" w:rsidR="00DE3935" w:rsidRDefault="00DE3935">
      <w:pPr>
        <w:rPr>
          <w:rFonts w:ascii="Garamond" w:hAnsi="Garamond"/>
          <w:b/>
        </w:rPr>
      </w:pPr>
      <w:r>
        <w:rPr>
          <w:rFonts w:ascii="Garamond" w:hAnsi="Garamond"/>
          <w:b/>
        </w:rPr>
        <w:br w:type="page"/>
      </w:r>
    </w:p>
    <w:p w14:paraId="633E0AEA" w14:textId="77777777" w:rsidR="00C8262D" w:rsidRDefault="00C8262D" w:rsidP="00331207">
      <w:pPr>
        <w:tabs>
          <w:tab w:val="left" w:pos="450"/>
        </w:tabs>
        <w:spacing w:after="120"/>
        <w:rPr>
          <w:rFonts w:ascii="Garamond" w:hAnsi="Garamond"/>
          <w:b/>
        </w:rPr>
        <w:sectPr w:rsidR="00C8262D" w:rsidSect="00233099">
          <w:headerReference w:type="default" r:id="rId10"/>
          <w:footerReference w:type="even" r:id="rId11"/>
          <w:footerReference w:type="default" r:id="rId12"/>
          <w:pgSz w:w="12240" w:h="15840"/>
          <w:pgMar w:top="1440" w:right="1440" w:bottom="1440" w:left="1440" w:header="720" w:footer="720" w:gutter="0"/>
          <w:cols w:space="720"/>
          <w:docGrid w:linePitch="360"/>
        </w:sectPr>
      </w:pPr>
    </w:p>
    <w:p w14:paraId="4EEDAB60" w14:textId="3726B6C2" w:rsidR="006D39EF" w:rsidRPr="003849C3" w:rsidRDefault="006D39EF" w:rsidP="00331207">
      <w:pPr>
        <w:tabs>
          <w:tab w:val="left" w:pos="450"/>
        </w:tabs>
        <w:spacing w:after="120"/>
        <w:rPr>
          <w:rFonts w:ascii="Garamond" w:hAnsi="Garamond"/>
          <w:b/>
        </w:rPr>
      </w:pPr>
      <w:r w:rsidRPr="003849C3">
        <w:rPr>
          <w:rFonts w:ascii="Garamond" w:hAnsi="Garamond"/>
          <w:b/>
        </w:rPr>
        <w:lastRenderedPageBreak/>
        <w:t>Party Identification</w:t>
      </w:r>
    </w:p>
    <w:p w14:paraId="0ED472DF" w14:textId="77777777" w:rsidR="006D39EF" w:rsidRPr="003849C3" w:rsidRDefault="006D39EF" w:rsidP="006D39EF">
      <w:pPr>
        <w:rPr>
          <w:rFonts w:ascii="Garamond" w:eastAsia="Times New Roman" w:hAnsi="Garamond" w:cs="Arial"/>
          <w:bCs/>
          <w:color w:val="000000"/>
          <w:shd w:val="clear" w:color="auto" w:fill="FFFFFF"/>
        </w:rPr>
      </w:pPr>
      <w:r w:rsidRPr="003849C3">
        <w:rPr>
          <w:rFonts w:ascii="Garamond" w:eastAsia="Times New Roman" w:hAnsi="Garamond" w:cs="Arial"/>
          <w:bCs/>
          <w:color w:val="000000"/>
          <w:shd w:val="clear" w:color="auto" w:fill="FFFFFF"/>
        </w:rPr>
        <w:t>Generally speaking, do you usually think of yourself as a Republican, a Democrat, an Independent, or something else?</w:t>
      </w:r>
    </w:p>
    <w:p w14:paraId="07478532" w14:textId="77777777" w:rsidR="006D39EF" w:rsidRPr="003849C3" w:rsidRDefault="006D39EF" w:rsidP="003157AD">
      <w:pPr>
        <w:pStyle w:val="ListParagraph"/>
        <w:numPr>
          <w:ilvl w:val="0"/>
          <w:numId w:val="8"/>
        </w:numPr>
        <w:rPr>
          <w:rFonts w:ascii="Garamond" w:eastAsia="Times New Roman" w:hAnsi="Garamond" w:cs="Times New Roman"/>
        </w:rPr>
      </w:pPr>
      <w:r w:rsidRPr="003849C3">
        <w:rPr>
          <w:rFonts w:ascii="Garamond" w:eastAsia="Times New Roman" w:hAnsi="Garamond" w:cs="Times New Roman"/>
        </w:rPr>
        <w:t>Republican</w:t>
      </w:r>
    </w:p>
    <w:p w14:paraId="5DCD7AC5" w14:textId="77777777" w:rsidR="006D39EF" w:rsidRDefault="006D39EF" w:rsidP="003157AD">
      <w:pPr>
        <w:pStyle w:val="ListParagraph"/>
        <w:numPr>
          <w:ilvl w:val="0"/>
          <w:numId w:val="8"/>
        </w:numPr>
        <w:rPr>
          <w:rFonts w:ascii="Garamond" w:eastAsia="Times New Roman" w:hAnsi="Garamond" w:cs="Times New Roman"/>
        </w:rPr>
      </w:pPr>
      <w:r>
        <w:rPr>
          <w:rFonts w:ascii="Garamond" w:eastAsia="Times New Roman" w:hAnsi="Garamond" w:cs="Times New Roman"/>
        </w:rPr>
        <w:t>Democrat</w:t>
      </w:r>
    </w:p>
    <w:p w14:paraId="2EEBCCD5" w14:textId="77777777" w:rsidR="006D39EF" w:rsidRDefault="006D39EF" w:rsidP="003157AD">
      <w:pPr>
        <w:pStyle w:val="ListParagraph"/>
        <w:numPr>
          <w:ilvl w:val="0"/>
          <w:numId w:val="8"/>
        </w:numPr>
        <w:rPr>
          <w:rFonts w:ascii="Garamond" w:eastAsia="Times New Roman" w:hAnsi="Garamond" w:cs="Times New Roman"/>
        </w:rPr>
      </w:pPr>
      <w:r>
        <w:rPr>
          <w:rFonts w:ascii="Garamond" w:eastAsia="Times New Roman" w:hAnsi="Garamond" w:cs="Times New Roman"/>
        </w:rPr>
        <w:t>Independent</w:t>
      </w:r>
    </w:p>
    <w:p w14:paraId="271DC51F" w14:textId="77777777" w:rsidR="006D39EF" w:rsidRDefault="006D39EF" w:rsidP="003157AD">
      <w:pPr>
        <w:pStyle w:val="ListParagraph"/>
        <w:numPr>
          <w:ilvl w:val="0"/>
          <w:numId w:val="8"/>
        </w:numPr>
        <w:rPr>
          <w:rFonts w:ascii="Garamond" w:eastAsia="Times New Roman" w:hAnsi="Garamond" w:cs="Times New Roman"/>
        </w:rPr>
      </w:pPr>
      <w:r>
        <w:rPr>
          <w:rFonts w:ascii="Garamond" w:eastAsia="Times New Roman" w:hAnsi="Garamond" w:cs="Times New Roman"/>
        </w:rPr>
        <w:t>Something else</w:t>
      </w:r>
    </w:p>
    <w:p w14:paraId="3C200383" w14:textId="77777777" w:rsidR="006D39EF" w:rsidRDefault="006D39EF" w:rsidP="006D39EF">
      <w:pPr>
        <w:rPr>
          <w:rFonts w:ascii="Garamond" w:eastAsia="Times New Roman" w:hAnsi="Garamond" w:cs="Times New Roman"/>
        </w:rPr>
      </w:pPr>
    </w:p>
    <w:p w14:paraId="33339CD8" w14:textId="77777777" w:rsidR="006D39EF" w:rsidRDefault="006D39EF" w:rsidP="006D39EF">
      <w:pPr>
        <w:rPr>
          <w:rFonts w:ascii="Garamond" w:eastAsia="Times New Roman" w:hAnsi="Garamond" w:cs="Times New Roman"/>
        </w:rPr>
      </w:pPr>
      <w:r>
        <w:rPr>
          <w:rFonts w:ascii="Garamond" w:eastAsia="Times New Roman" w:hAnsi="Garamond" w:cs="Times New Roman"/>
        </w:rPr>
        <w:t>[If Republican or Democrat:] Would you call yourself a strong Republican/Democrat or not very strong Republican/Democrat?</w:t>
      </w:r>
    </w:p>
    <w:p w14:paraId="5E14E5A8" w14:textId="77777777" w:rsidR="006D39EF" w:rsidRDefault="006D39EF" w:rsidP="006D39EF">
      <w:pPr>
        <w:rPr>
          <w:rFonts w:ascii="Garamond" w:eastAsia="Times New Roman" w:hAnsi="Garamond" w:cs="Times New Roman"/>
        </w:rPr>
      </w:pPr>
    </w:p>
    <w:p w14:paraId="19B57181" w14:textId="685228FF" w:rsidR="003F0DDD" w:rsidRDefault="006D39EF" w:rsidP="006D39EF">
      <w:pPr>
        <w:rPr>
          <w:rFonts w:ascii="Garamond" w:eastAsia="Times New Roman" w:hAnsi="Garamond" w:cs="Times New Roman"/>
        </w:rPr>
      </w:pPr>
      <w:r>
        <w:rPr>
          <w:rFonts w:ascii="Garamond" w:eastAsia="Times New Roman" w:hAnsi="Garamond" w:cs="Times New Roman"/>
        </w:rPr>
        <w:t>[If Independent:] Do you think of yourself as closer to the Republican Party, closer to the Democratic Party, or do you think of yourself as strictly Independent?</w:t>
      </w:r>
    </w:p>
    <w:p w14:paraId="20AC95CC" w14:textId="18530375" w:rsidR="0092695B" w:rsidRDefault="0092695B">
      <w:pPr>
        <w:rPr>
          <w:rFonts w:ascii="Garamond" w:hAnsi="Garamond"/>
          <w:b/>
        </w:rPr>
      </w:pPr>
    </w:p>
    <w:p w14:paraId="6C5112EF" w14:textId="1876CD3F" w:rsidR="0073308A" w:rsidRDefault="0073308A" w:rsidP="00EB7EA1">
      <w:pPr>
        <w:tabs>
          <w:tab w:val="left" w:pos="450"/>
        </w:tabs>
        <w:spacing w:after="120"/>
        <w:rPr>
          <w:rFonts w:ascii="Garamond" w:hAnsi="Garamond"/>
          <w:b/>
        </w:rPr>
      </w:pPr>
      <w:r>
        <w:rPr>
          <w:rFonts w:ascii="Garamond" w:hAnsi="Garamond"/>
          <w:b/>
        </w:rPr>
        <w:t>Numeracy Scale</w:t>
      </w:r>
    </w:p>
    <w:p w14:paraId="7D503EB4" w14:textId="77777777" w:rsidR="0073308A" w:rsidRDefault="0073308A" w:rsidP="003157AD">
      <w:pPr>
        <w:pStyle w:val="Default"/>
        <w:numPr>
          <w:ilvl w:val="0"/>
          <w:numId w:val="5"/>
        </w:numPr>
        <w:rPr>
          <w:rFonts w:ascii="Garamond" w:hAnsi="Garamond" w:cs="Garamond"/>
        </w:rPr>
      </w:pPr>
      <w:r>
        <w:rPr>
          <w:rFonts w:ascii="Garamond" w:hAnsi="Garamond" w:cs="Garamond"/>
        </w:rPr>
        <w:t>Imagine that we roll a fair, six-sided die 1,000 times. Out of 1,000 rolls, how many times do you think the die would come up as an even number? (Answer: 500 times)</w:t>
      </w:r>
    </w:p>
    <w:p w14:paraId="0A82751B" w14:textId="77777777" w:rsidR="0073308A" w:rsidRDefault="0073308A" w:rsidP="003157AD">
      <w:pPr>
        <w:pStyle w:val="Default"/>
        <w:numPr>
          <w:ilvl w:val="0"/>
          <w:numId w:val="5"/>
        </w:numPr>
        <w:rPr>
          <w:rFonts w:ascii="Garamond" w:hAnsi="Garamond" w:cs="Garamond"/>
        </w:rPr>
      </w:pPr>
      <w:r>
        <w:rPr>
          <w:rFonts w:ascii="Garamond" w:hAnsi="Garamond" w:cs="Garamond"/>
        </w:rPr>
        <w:t>In the Big Bucks Lottery, the chances of winning a $10 prize are 1%. What is your best guess about how many people would win a $10 prize if 2,000 people each buy a single ticket from Big Bucks? (Answer: 20 people)</w:t>
      </w:r>
    </w:p>
    <w:p w14:paraId="49D34E12" w14:textId="77777777" w:rsidR="0073308A" w:rsidRDefault="0073308A" w:rsidP="003157AD">
      <w:pPr>
        <w:pStyle w:val="Default"/>
        <w:numPr>
          <w:ilvl w:val="0"/>
          <w:numId w:val="5"/>
        </w:numPr>
        <w:rPr>
          <w:rFonts w:ascii="Garamond" w:hAnsi="Garamond" w:cs="Garamond"/>
        </w:rPr>
      </w:pPr>
      <w:r>
        <w:rPr>
          <w:rFonts w:ascii="Garamond" w:hAnsi="Garamond" w:cs="Garamond"/>
        </w:rPr>
        <w:t>In the Acme Publishing Sweepstakes, the chances of winning a car are 1 in a 1,000. What percent of tickets of Acme Publishing Sweepstakes win a car? ____% (Answer: 0.1 percent)</w:t>
      </w:r>
    </w:p>
    <w:p w14:paraId="4A66EA65" w14:textId="185BD3B0" w:rsidR="0073308A" w:rsidRDefault="0073308A" w:rsidP="003157AD">
      <w:pPr>
        <w:pStyle w:val="Default"/>
        <w:numPr>
          <w:ilvl w:val="0"/>
          <w:numId w:val="5"/>
        </w:numPr>
        <w:rPr>
          <w:rFonts w:ascii="Garamond" w:hAnsi="Garamond" w:cs="Garamond"/>
        </w:rPr>
      </w:pPr>
      <w:r>
        <w:rPr>
          <w:rFonts w:ascii="Garamond" w:hAnsi="Garamond" w:cs="Garamond"/>
        </w:rPr>
        <w:t xml:space="preserve">If the </w:t>
      </w:r>
      <w:r w:rsidR="001D3904">
        <w:rPr>
          <w:rFonts w:ascii="Garamond" w:hAnsi="Garamond" w:cs="Garamond"/>
        </w:rPr>
        <w:t>chance of getting a disease is 1</w:t>
      </w:r>
      <w:r>
        <w:rPr>
          <w:rFonts w:ascii="Garamond" w:hAnsi="Garamond" w:cs="Garamond"/>
        </w:rPr>
        <w:t xml:space="preserve">0 out of 100, this would be the same as having a ____% chance of getting the disease. (Answer: </w:t>
      </w:r>
      <w:r w:rsidR="001D3904">
        <w:rPr>
          <w:rFonts w:ascii="Garamond" w:hAnsi="Garamond" w:cs="Garamond"/>
        </w:rPr>
        <w:t>1</w:t>
      </w:r>
      <w:r>
        <w:rPr>
          <w:rFonts w:ascii="Garamond" w:hAnsi="Garamond" w:cs="Garamond"/>
        </w:rPr>
        <w:t>0)</w:t>
      </w:r>
    </w:p>
    <w:p w14:paraId="693B0712" w14:textId="5161757F" w:rsidR="0073308A" w:rsidRDefault="0073308A" w:rsidP="003157AD">
      <w:pPr>
        <w:pStyle w:val="Default"/>
        <w:numPr>
          <w:ilvl w:val="0"/>
          <w:numId w:val="5"/>
        </w:numPr>
        <w:rPr>
          <w:rFonts w:ascii="Garamond" w:hAnsi="Garamond" w:cs="Garamond"/>
        </w:rPr>
      </w:pPr>
      <w:r>
        <w:rPr>
          <w:rFonts w:ascii="Garamond" w:hAnsi="Garamond" w:cs="Garamond"/>
        </w:rPr>
        <w:t>If the chan</w:t>
      </w:r>
      <w:r w:rsidR="008473C3">
        <w:rPr>
          <w:rFonts w:ascii="Garamond" w:hAnsi="Garamond" w:cs="Garamond"/>
        </w:rPr>
        <w:t>c</w:t>
      </w:r>
      <w:r>
        <w:rPr>
          <w:rFonts w:ascii="Garamond" w:hAnsi="Garamond" w:cs="Garamond"/>
        </w:rPr>
        <w:t>e of getting a disease is 10%, how many people would be expected to get the disease out of 1</w:t>
      </w:r>
      <w:r w:rsidR="0065353E">
        <w:rPr>
          <w:rFonts w:ascii="Garamond" w:hAnsi="Garamond" w:cs="Garamond"/>
        </w:rPr>
        <w:t>,</w:t>
      </w:r>
      <w:r>
        <w:rPr>
          <w:rFonts w:ascii="Garamond" w:hAnsi="Garamond" w:cs="Garamond"/>
        </w:rPr>
        <w:t>000</w:t>
      </w:r>
      <w:r w:rsidR="0065353E">
        <w:rPr>
          <w:rFonts w:ascii="Garamond" w:hAnsi="Garamond" w:cs="Garamond"/>
        </w:rPr>
        <w:t xml:space="preserve"> people</w:t>
      </w:r>
      <w:r>
        <w:rPr>
          <w:rFonts w:ascii="Garamond" w:hAnsi="Garamond" w:cs="Garamond"/>
        </w:rPr>
        <w:t>?</w:t>
      </w:r>
      <w:r w:rsidRPr="008F074E">
        <w:rPr>
          <w:rFonts w:ascii="Garamond" w:hAnsi="Garamond" w:cs="Garamond"/>
        </w:rPr>
        <w:t xml:space="preserve"> </w:t>
      </w:r>
      <w:r>
        <w:rPr>
          <w:rFonts w:ascii="Garamond" w:hAnsi="Garamond" w:cs="Garamond"/>
        </w:rPr>
        <w:t>(Answer: 100 people)</w:t>
      </w:r>
    </w:p>
    <w:p w14:paraId="188B2A56" w14:textId="098FECD9" w:rsidR="0073308A" w:rsidRPr="009B2918" w:rsidRDefault="0073308A" w:rsidP="003157AD">
      <w:pPr>
        <w:pStyle w:val="Default"/>
        <w:numPr>
          <w:ilvl w:val="0"/>
          <w:numId w:val="5"/>
        </w:numPr>
        <w:rPr>
          <w:rFonts w:ascii="Garamond" w:hAnsi="Garamond" w:cs="Garamond"/>
        </w:rPr>
      </w:pPr>
      <w:r>
        <w:rPr>
          <w:rFonts w:ascii="Garamond" w:hAnsi="Garamond" w:cs="Garamond"/>
        </w:rPr>
        <w:t>Suppose your friend just had a mammogram. The doctor knows from previous studies that, of 100 women like her, 10 have tumors and 90 do not. Of the 10 who do have tumors the mammogram correctly finds 9 with tumors and incorrectly says that 1 does not have a tumor. Of the 90 women without tumors, the mammogram correctly fi</w:t>
      </w:r>
      <w:r w:rsidR="001250CF">
        <w:rPr>
          <w:rFonts w:ascii="Garamond" w:hAnsi="Garamond" w:cs="Garamond"/>
        </w:rPr>
        <w:t>n</w:t>
      </w:r>
      <w:bookmarkStart w:id="3" w:name="_GoBack"/>
      <w:bookmarkEnd w:id="3"/>
      <w:r>
        <w:rPr>
          <w:rFonts w:ascii="Garamond" w:hAnsi="Garamond" w:cs="Garamond"/>
        </w:rPr>
        <w:t xml:space="preserve">ds 80 without tumors and incorrectly says that 10 have tumors. The table below summarizes this information. Imagine that your friend tests positive (as if she had a tumor). </w:t>
      </w:r>
      <w:r w:rsidRPr="00ED1F18">
        <w:rPr>
          <w:rFonts w:ascii="Garamond" w:hAnsi="Garamond" w:cs="Garamond"/>
        </w:rPr>
        <w:t>What is the likelihood that she actually has a tumor?</w:t>
      </w:r>
      <w:r w:rsidRPr="00225BAC">
        <w:rPr>
          <w:rFonts w:ascii="Garamond" w:hAnsi="Garamond" w:cs="Garamond"/>
        </w:rPr>
        <w:t xml:space="preserve"> </w:t>
      </w:r>
      <w:r>
        <w:rPr>
          <w:rFonts w:ascii="Garamond" w:hAnsi="Garamond" w:cs="Garamond"/>
        </w:rPr>
        <w:t>(Answer: 9 out of 19)</w:t>
      </w:r>
    </w:p>
    <w:tbl>
      <w:tblPr>
        <w:tblStyle w:val="TableGrid"/>
        <w:tblW w:w="0" w:type="auto"/>
        <w:tblInd w:w="828" w:type="dxa"/>
        <w:tblBorders>
          <w:top w:val="none" w:sz="0" w:space="0" w:color="auto"/>
          <w:left w:val="none" w:sz="0" w:space="0" w:color="auto"/>
        </w:tblBorders>
        <w:tblLook w:val="0420" w:firstRow="1" w:lastRow="0" w:firstColumn="0" w:lastColumn="0" w:noHBand="0" w:noVBand="1"/>
      </w:tblPr>
      <w:tblGrid>
        <w:gridCol w:w="2551"/>
        <w:gridCol w:w="1806"/>
        <w:gridCol w:w="1986"/>
        <w:gridCol w:w="1986"/>
      </w:tblGrid>
      <w:tr w:rsidR="0073308A" w:rsidRPr="00104304" w14:paraId="4D49F522" w14:textId="77777777" w:rsidTr="00F00EF7">
        <w:tc>
          <w:tcPr>
            <w:tcW w:w="2551" w:type="dxa"/>
            <w:tcBorders>
              <w:top w:val="nil"/>
              <w:bottom w:val="nil"/>
              <w:right w:val="nil"/>
            </w:tcBorders>
            <w:hideMark/>
          </w:tcPr>
          <w:p w14:paraId="2DE3F531" w14:textId="77777777" w:rsidR="0073308A" w:rsidRPr="00104304" w:rsidRDefault="0073308A" w:rsidP="00F00EF7">
            <w:pPr>
              <w:rPr>
                <w:rFonts w:ascii="Garamond" w:hAnsi="Garamond"/>
              </w:rPr>
            </w:pPr>
          </w:p>
        </w:tc>
        <w:tc>
          <w:tcPr>
            <w:tcW w:w="1806" w:type="dxa"/>
            <w:tcBorders>
              <w:top w:val="nil"/>
              <w:left w:val="nil"/>
              <w:right w:val="nil"/>
            </w:tcBorders>
            <w:hideMark/>
          </w:tcPr>
          <w:p w14:paraId="1D422B60" w14:textId="77777777" w:rsidR="0073308A" w:rsidRPr="00104304" w:rsidRDefault="0073308A" w:rsidP="00F00EF7">
            <w:pPr>
              <w:spacing w:before="60" w:after="60"/>
              <w:jc w:val="center"/>
              <w:rPr>
                <w:rFonts w:ascii="Garamond" w:hAnsi="Garamond"/>
              </w:rPr>
            </w:pPr>
            <w:r>
              <w:rPr>
                <w:rFonts w:ascii="Garamond" w:hAnsi="Garamond"/>
                <w:bCs/>
              </w:rPr>
              <w:t>Tested positive</w:t>
            </w:r>
          </w:p>
        </w:tc>
        <w:tc>
          <w:tcPr>
            <w:tcW w:w="1986" w:type="dxa"/>
            <w:tcBorders>
              <w:top w:val="nil"/>
              <w:left w:val="nil"/>
              <w:right w:val="nil"/>
            </w:tcBorders>
          </w:tcPr>
          <w:p w14:paraId="0E86BBCC" w14:textId="77777777" w:rsidR="0073308A" w:rsidRDefault="0073308A" w:rsidP="00F00EF7">
            <w:pPr>
              <w:spacing w:before="60" w:after="60"/>
              <w:jc w:val="center"/>
              <w:rPr>
                <w:rFonts w:ascii="Garamond" w:hAnsi="Garamond"/>
                <w:bCs/>
              </w:rPr>
            </w:pPr>
            <w:r>
              <w:rPr>
                <w:rFonts w:ascii="Garamond" w:hAnsi="Garamond"/>
                <w:bCs/>
              </w:rPr>
              <w:t>Tested negative</w:t>
            </w:r>
          </w:p>
        </w:tc>
        <w:tc>
          <w:tcPr>
            <w:tcW w:w="1986" w:type="dxa"/>
            <w:tcBorders>
              <w:top w:val="nil"/>
              <w:left w:val="nil"/>
              <w:right w:val="nil"/>
            </w:tcBorders>
            <w:hideMark/>
          </w:tcPr>
          <w:p w14:paraId="61DF443E" w14:textId="77777777" w:rsidR="0073308A" w:rsidRPr="00104304" w:rsidRDefault="0073308A" w:rsidP="00F00EF7">
            <w:pPr>
              <w:spacing w:before="60" w:after="60"/>
              <w:jc w:val="center"/>
              <w:rPr>
                <w:rFonts w:ascii="Garamond" w:hAnsi="Garamond"/>
              </w:rPr>
            </w:pPr>
            <w:r>
              <w:rPr>
                <w:rFonts w:ascii="Garamond" w:hAnsi="Garamond"/>
                <w:bCs/>
              </w:rPr>
              <w:t>Totals</w:t>
            </w:r>
          </w:p>
        </w:tc>
      </w:tr>
      <w:tr w:rsidR="0073308A" w:rsidRPr="00104304" w14:paraId="6B37EB2C" w14:textId="77777777" w:rsidTr="00F00EF7">
        <w:tc>
          <w:tcPr>
            <w:tcW w:w="2551" w:type="dxa"/>
            <w:tcBorders>
              <w:top w:val="nil"/>
            </w:tcBorders>
            <w:hideMark/>
          </w:tcPr>
          <w:p w14:paraId="294E07CC" w14:textId="77777777" w:rsidR="0073308A" w:rsidRPr="00104304" w:rsidRDefault="0073308A" w:rsidP="00F00EF7">
            <w:pPr>
              <w:rPr>
                <w:rFonts w:ascii="Garamond" w:hAnsi="Garamond"/>
                <w:b/>
              </w:rPr>
            </w:pPr>
            <w:r>
              <w:rPr>
                <w:rFonts w:ascii="Garamond" w:hAnsi="Garamond"/>
              </w:rPr>
              <w:t>Actually has a tumor</w:t>
            </w:r>
          </w:p>
        </w:tc>
        <w:tc>
          <w:tcPr>
            <w:tcW w:w="1806" w:type="dxa"/>
            <w:hideMark/>
          </w:tcPr>
          <w:p w14:paraId="318DECE9" w14:textId="77777777" w:rsidR="0073308A" w:rsidRPr="00104304" w:rsidRDefault="0073308A" w:rsidP="00F00EF7">
            <w:pPr>
              <w:spacing w:before="60" w:after="60"/>
              <w:jc w:val="center"/>
              <w:rPr>
                <w:rFonts w:ascii="Garamond" w:hAnsi="Garamond"/>
              </w:rPr>
            </w:pPr>
            <w:r>
              <w:rPr>
                <w:rFonts w:ascii="Garamond" w:hAnsi="Garamond"/>
              </w:rPr>
              <w:t>9</w:t>
            </w:r>
          </w:p>
        </w:tc>
        <w:tc>
          <w:tcPr>
            <w:tcW w:w="1986" w:type="dxa"/>
          </w:tcPr>
          <w:p w14:paraId="2CC66B48" w14:textId="77777777" w:rsidR="0073308A" w:rsidRPr="00104304" w:rsidRDefault="0073308A" w:rsidP="00F00EF7">
            <w:pPr>
              <w:spacing w:before="60" w:after="60"/>
              <w:jc w:val="center"/>
              <w:rPr>
                <w:rFonts w:ascii="Garamond" w:hAnsi="Garamond"/>
              </w:rPr>
            </w:pPr>
            <w:r>
              <w:rPr>
                <w:rFonts w:ascii="Garamond" w:hAnsi="Garamond"/>
              </w:rPr>
              <w:t>1</w:t>
            </w:r>
          </w:p>
        </w:tc>
        <w:tc>
          <w:tcPr>
            <w:tcW w:w="1986" w:type="dxa"/>
            <w:hideMark/>
          </w:tcPr>
          <w:p w14:paraId="530E6B51" w14:textId="77777777" w:rsidR="0073308A" w:rsidRPr="00104304" w:rsidRDefault="0073308A" w:rsidP="00F00EF7">
            <w:pPr>
              <w:spacing w:before="60" w:after="60"/>
              <w:jc w:val="center"/>
              <w:rPr>
                <w:rFonts w:ascii="Garamond" w:hAnsi="Garamond"/>
              </w:rPr>
            </w:pPr>
            <w:r>
              <w:rPr>
                <w:rFonts w:ascii="Garamond" w:hAnsi="Garamond"/>
              </w:rPr>
              <w:t>10</w:t>
            </w:r>
          </w:p>
        </w:tc>
      </w:tr>
      <w:tr w:rsidR="0073308A" w:rsidRPr="00104304" w14:paraId="6AD7228A" w14:textId="77777777" w:rsidTr="00F00EF7">
        <w:tc>
          <w:tcPr>
            <w:tcW w:w="2551" w:type="dxa"/>
            <w:tcBorders>
              <w:top w:val="single" w:sz="4" w:space="0" w:color="auto"/>
            </w:tcBorders>
          </w:tcPr>
          <w:p w14:paraId="5B45F4A3" w14:textId="77777777" w:rsidR="0073308A" w:rsidRPr="00041CD6" w:rsidRDefault="0073308A" w:rsidP="00F00EF7">
            <w:pPr>
              <w:rPr>
                <w:rFonts w:ascii="Garamond" w:hAnsi="Garamond"/>
              </w:rPr>
            </w:pPr>
            <w:r>
              <w:rPr>
                <w:rFonts w:ascii="Garamond" w:hAnsi="Garamond"/>
              </w:rPr>
              <w:t>Does not have a tumor</w:t>
            </w:r>
          </w:p>
        </w:tc>
        <w:tc>
          <w:tcPr>
            <w:tcW w:w="1806" w:type="dxa"/>
          </w:tcPr>
          <w:p w14:paraId="25C70295" w14:textId="77777777" w:rsidR="0073308A" w:rsidRPr="00104304" w:rsidRDefault="0073308A" w:rsidP="00F00EF7">
            <w:pPr>
              <w:spacing w:before="60" w:after="60"/>
              <w:jc w:val="center"/>
              <w:rPr>
                <w:rFonts w:ascii="Garamond" w:hAnsi="Garamond"/>
              </w:rPr>
            </w:pPr>
            <w:r>
              <w:rPr>
                <w:rFonts w:ascii="Garamond" w:hAnsi="Garamond"/>
              </w:rPr>
              <w:t>10</w:t>
            </w:r>
          </w:p>
        </w:tc>
        <w:tc>
          <w:tcPr>
            <w:tcW w:w="1986" w:type="dxa"/>
          </w:tcPr>
          <w:p w14:paraId="5EBAE126" w14:textId="77777777" w:rsidR="0073308A" w:rsidRPr="00104304" w:rsidRDefault="0073308A" w:rsidP="00F00EF7">
            <w:pPr>
              <w:spacing w:before="60" w:after="60"/>
              <w:jc w:val="center"/>
              <w:rPr>
                <w:rFonts w:ascii="Garamond" w:hAnsi="Garamond"/>
              </w:rPr>
            </w:pPr>
            <w:r>
              <w:rPr>
                <w:rFonts w:ascii="Garamond" w:hAnsi="Garamond"/>
              </w:rPr>
              <w:t>80</w:t>
            </w:r>
          </w:p>
        </w:tc>
        <w:tc>
          <w:tcPr>
            <w:tcW w:w="1986" w:type="dxa"/>
          </w:tcPr>
          <w:p w14:paraId="425C5289" w14:textId="77777777" w:rsidR="0073308A" w:rsidRPr="00104304" w:rsidRDefault="0073308A" w:rsidP="00F00EF7">
            <w:pPr>
              <w:spacing w:before="60" w:after="60"/>
              <w:jc w:val="center"/>
              <w:rPr>
                <w:rFonts w:ascii="Garamond" w:hAnsi="Garamond"/>
              </w:rPr>
            </w:pPr>
            <w:r>
              <w:rPr>
                <w:rFonts w:ascii="Garamond" w:hAnsi="Garamond"/>
              </w:rPr>
              <w:t>90</w:t>
            </w:r>
          </w:p>
        </w:tc>
      </w:tr>
      <w:tr w:rsidR="0073308A" w:rsidRPr="00104304" w14:paraId="559494F3" w14:textId="77777777" w:rsidTr="00F00EF7">
        <w:tc>
          <w:tcPr>
            <w:tcW w:w="2551" w:type="dxa"/>
            <w:tcBorders>
              <w:top w:val="single" w:sz="4" w:space="0" w:color="auto"/>
              <w:bottom w:val="nil"/>
            </w:tcBorders>
            <w:hideMark/>
          </w:tcPr>
          <w:p w14:paraId="5A5500FE" w14:textId="77777777" w:rsidR="0073308A" w:rsidRPr="00104304" w:rsidRDefault="0073308A" w:rsidP="00F00EF7">
            <w:pPr>
              <w:rPr>
                <w:rFonts w:ascii="Garamond" w:hAnsi="Garamond"/>
                <w:b/>
              </w:rPr>
            </w:pPr>
            <w:r>
              <w:rPr>
                <w:rFonts w:ascii="Garamond" w:hAnsi="Garamond"/>
              </w:rPr>
              <w:t>Totals</w:t>
            </w:r>
          </w:p>
        </w:tc>
        <w:tc>
          <w:tcPr>
            <w:tcW w:w="1806" w:type="dxa"/>
            <w:hideMark/>
          </w:tcPr>
          <w:p w14:paraId="0A13E9AB" w14:textId="77777777" w:rsidR="0073308A" w:rsidRPr="00104304" w:rsidRDefault="0073308A" w:rsidP="00F00EF7">
            <w:pPr>
              <w:spacing w:before="60" w:after="60"/>
              <w:jc w:val="center"/>
              <w:rPr>
                <w:rFonts w:ascii="Garamond" w:hAnsi="Garamond"/>
              </w:rPr>
            </w:pPr>
            <w:r>
              <w:rPr>
                <w:rFonts w:ascii="Garamond" w:hAnsi="Garamond"/>
              </w:rPr>
              <w:t>19</w:t>
            </w:r>
          </w:p>
        </w:tc>
        <w:tc>
          <w:tcPr>
            <w:tcW w:w="1986" w:type="dxa"/>
          </w:tcPr>
          <w:p w14:paraId="38F7ECFC" w14:textId="77777777" w:rsidR="0073308A" w:rsidRPr="00104304" w:rsidRDefault="0073308A" w:rsidP="00F00EF7">
            <w:pPr>
              <w:spacing w:before="60" w:after="60"/>
              <w:jc w:val="center"/>
              <w:rPr>
                <w:rFonts w:ascii="Garamond" w:hAnsi="Garamond"/>
              </w:rPr>
            </w:pPr>
            <w:r>
              <w:rPr>
                <w:rFonts w:ascii="Garamond" w:hAnsi="Garamond"/>
              </w:rPr>
              <w:t>81</w:t>
            </w:r>
          </w:p>
        </w:tc>
        <w:tc>
          <w:tcPr>
            <w:tcW w:w="1986" w:type="dxa"/>
            <w:hideMark/>
          </w:tcPr>
          <w:p w14:paraId="1A4B4B4D" w14:textId="77777777" w:rsidR="0073308A" w:rsidRPr="00104304" w:rsidRDefault="0073308A" w:rsidP="00F00EF7">
            <w:pPr>
              <w:spacing w:before="60" w:after="60"/>
              <w:jc w:val="center"/>
              <w:rPr>
                <w:rFonts w:ascii="Garamond" w:hAnsi="Garamond"/>
              </w:rPr>
            </w:pPr>
            <w:r>
              <w:rPr>
                <w:rFonts w:ascii="Garamond" w:hAnsi="Garamond"/>
              </w:rPr>
              <w:t>100</w:t>
            </w:r>
          </w:p>
        </w:tc>
      </w:tr>
    </w:tbl>
    <w:p w14:paraId="40230F29" w14:textId="77777777" w:rsidR="0073308A" w:rsidRPr="009B2918" w:rsidRDefault="0073308A" w:rsidP="0073308A">
      <w:pPr>
        <w:pStyle w:val="Default"/>
        <w:rPr>
          <w:rFonts w:ascii="Garamond" w:hAnsi="Garamond" w:cs="Garamond"/>
        </w:rPr>
      </w:pPr>
    </w:p>
    <w:p w14:paraId="1C096C6B" w14:textId="77777777" w:rsidR="0073308A" w:rsidRDefault="0073308A" w:rsidP="003157AD">
      <w:pPr>
        <w:pStyle w:val="Default"/>
        <w:numPr>
          <w:ilvl w:val="0"/>
          <w:numId w:val="5"/>
        </w:numPr>
        <w:rPr>
          <w:rFonts w:ascii="Garamond" w:hAnsi="Garamond" w:cs="Garamond"/>
        </w:rPr>
      </w:pPr>
      <w:r>
        <w:rPr>
          <w:rFonts w:ascii="Garamond" w:hAnsi="Garamond" w:cs="Garamond"/>
        </w:rPr>
        <w:t>If it takes 5 machines 5 minutes to make 5 widgets, how long would it take 100 machines to make 100 widgets? (Answer: 5 minutes)</w:t>
      </w:r>
    </w:p>
    <w:p w14:paraId="3090F427" w14:textId="77777777" w:rsidR="0073308A" w:rsidRDefault="0073308A" w:rsidP="003157AD">
      <w:pPr>
        <w:pStyle w:val="Default"/>
        <w:numPr>
          <w:ilvl w:val="0"/>
          <w:numId w:val="5"/>
        </w:numPr>
        <w:rPr>
          <w:rFonts w:ascii="Garamond" w:hAnsi="Garamond" w:cs="Garamond"/>
        </w:rPr>
      </w:pPr>
      <w:r>
        <w:rPr>
          <w:rFonts w:ascii="Garamond" w:hAnsi="Garamond" w:cs="Garamond"/>
        </w:rPr>
        <w:t>A bat and a ball cost $1.10 in total. The bat costs $1.00 more than the ball. How much does the ball cost?</w:t>
      </w:r>
      <w:r w:rsidRPr="00CA479B">
        <w:rPr>
          <w:rFonts w:ascii="Garamond" w:hAnsi="Garamond" w:cs="Garamond"/>
        </w:rPr>
        <w:t xml:space="preserve"> </w:t>
      </w:r>
      <w:r>
        <w:rPr>
          <w:rFonts w:ascii="Garamond" w:hAnsi="Garamond" w:cs="Garamond"/>
        </w:rPr>
        <w:t>(Answer: $0.05)</w:t>
      </w:r>
    </w:p>
    <w:p w14:paraId="795994D6" w14:textId="0DAF7351" w:rsidR="00EF1854" w:rsidRPr="00D47AE7" w:rsidRDefault="0073308A" w:rsidP="003157AD">
      <w:pPr>
        <w:pStyle w:val="Default"/>
        <w:numPr>
          <w:ilvl w:val="0"/>
          <w:numId w:val="5"/>
        </w:numPr>
        <w:rPr>
          <w:rFonts w:ascii="Garamond" w:hAnsi="Garamond" w:cs="Garamond"/>
        </w:rPr>
        <w:sectPr w:rsidR="00EF1854" w:rsidRPr="00D47AE7" w:rsidSect="00233099">
          <w:headerReference w:type="default" r:id="rId13"/>
          <w:pgSz w:w="12240" w:h="15840"/>
          <w:pgMar w:top="1440" w:right="1440" w:bottom="1440" w:left="1440" w:header="720" w:footer="720" w:gutter="0"/>
          <w:cols w:space="720"/>
          <w:docGrid w:linePitch="360"/>
        </w:sectPr>
      </w:pPr>
      <w:r>
        <w:rPr>
          <w:rFonts w:ascii="Garamond" w:hAnsi="Garamond" w:cs="Garamond"/>
        </w:rPr>
        <w:t>In a lake, there is a patch of lilypads. Everyday, the patch doubles in size. If it takes 48 days for the patch to cover the entire lake, how long would it take for the patch to cover half of the lake?</w:t>
      </w:r>
      <w:r w:rsidRPr="00386E51">
        <w:rPr>
          <w:rFonts w:ascii="Garamond" w:hAnsi="Garamond" w:cs="Garamond"/>
        </w:rPr>
        <w:t xml:space="preserve"> </w:t>
      </w:r>
      <w:r>
        <w:rPr>
          <w:rFonts w:ascii="Garamond" w:hAnsi="Garamond" w:cs="Garamond"/>
        </w:rPr>
        <w:t>(Answer: 47 da</w:t>
      </w:r>
      <w:r w:rsidRPr="000528BF">
        <w:rPr>
          <w:rFonts w:ascii="Garamond" w:hAnsi="Garamond" w:cs="Garamond"/>
        </w:rPr>
        <w:t>ys)</w:t>
      </w:r>
    </w:p>
    <w:p w14:paraId="3D1AB6F5" w14:textId="0798509F" w:rsidR="00071509" w:rsidRDefault="00071509" w:rsidP="00104304">
      <w:pPr>
        <w:jc w:val="center"/>
        <w:outlineLvl w:val="0"/>
        <w:rPr>
          <w:rFonts w:ascii="Garamond" w:hAnsi="Garamond"/>
          <w:b/>
        </w:rPr>
      </w:pPr>
      <w:r>
        <w:rPr>
          <w:rFonts w:ascii="Garamond" w:hAnsi="Garamond"/>
          <w:b/>
        </w:rPr>
        <w:lastRenderedPageBreak/>
        <w:t>Background Information</w:t>
      </w:r>
    </w:p>
    <w:p w14:paraId="538DEF59" w14:textId="77777777" w:rsidR="00071509" w:rsidRDefault="00071509" w:rsidP="00071509">
      <w:pPr>
        <w:outlineLvl w:val="0"/>
        <w:rPr>
          <w:rFonts w:ascii="Garamond" w:hAnsi="Garamond"/>
          <w:b/>
        </w:rPr>
      </w:pPr>
    </w:p>
    <w:p w14:paraId="72B73FF6" w14:textId="77777777" w:rsidR="00B53EA7" w:rsidRPr="00607A0A" w:rsidRDefault="00B53EA7" w:rsidP="00B53EA7">
      <w:pPr>
        <w:tabs>
          <w:tab w:val="left" w:pos="450"/>
        </w:tabs>
        <w:spacing w:after="120"/>
        <w:rPr>
          <w:rFonts w:ascii="Garamond" w:hAnsi="Garamond"/>
          <w:b/>
        </w:rPr>
      </w:pPr>
      <w:r w:rsidRPr="00607A0A">
        <w:rPr>
          <w:rFonts w:ascii="Garamond" w:hAnsi="Garamond"/>
          <w:b/>
        </w:rPr>
        <w:t>Gun Control Items</w:t>
      </w:r>
    </w:p>
    <w:p w14:paraId="7B1DA943" w14:textId="77777777" w:rsidR="00B53EA7" w:rsidRPr="00E639D2" w:rsidRDefault="00B53EA7" w:rsidP="003157AD">
      <w:pPr>
        <w:pStyle w:val="ListParagraph"/>
        <w:numPr>
          <w:ilvl w:val="0"/>
          <w:numId w:val="6"/>
        </w:numPr>
        <w:rPr>
          <w:rFonts w:ascii="Garamond" w:eastAsia="Times New Roman" w:hAnsi="Garamond" w:cs="Times New Roman"/>
        </w:rPr>
      </w:pPr>
      <w:r w:rsidRPr="00607A0A">
        <w:rPr>
          <w:rFonts w:ascii="Garamond" w:eastAsia="Times New Roman" w:hAnsi="Garamond" w:cs="Times New Roman"/>
          <w:bCs/>
        </w:rPr>
        <w:t xml:space="preserve">Do you favor or oppose a federal law requiring a nationwide ban on people other than law </w:t>
      </w:r>
      <w:r w:rsidRPr="00E639D2">
        <w:rPr>
          <w:rFonts w:ascii="Garamond" w:eastAsia="Times New Roman" w:hAnsi="Garamond" w:cs="Times New Roman"/>
          <w:bCs/>
        </w:rPr>
        <w:t>enforcement officers carrying concealed weapons?</w:t>
      </w:r>
    </w:p>
    <w:p w14:paraId="3BF37AEF" w14:textId="77777777" w:rsidR="00B53EA7" w:rsidRPr="00E639D2" w:rsidRDefault="00B53EA7" w:rsidP="003157AD">
      <w:pPr>
        <w:pStyle w:val="ListParagraph"/>
        <w:numPr>
          <w:ilvl w:val="0"/>
          <w:numId w:val="11"/>
        </w:numPr>
        <w:tabs>
          <w:tab w:val="left" w:pos="450"/>
        </w:tabs>
        <w:ind w:left="1440"/>
        <w:rPr>
          <w:rFonts w:ascii="Garamond" w:hAnsi="Garamond" w:cs="Garamond"/>
        </w:rPr>
      </w:pPr>
      <w:r w:rsidRPr="00E639D2">
        <w:rPr>
          <w:rFonts w:ascii="Garamond" w:hAnsi="Garamond" w:cs="Garamond"/>
        </w:rPr>
        <w:t>Support</w:t>
      </w:r>
    </w:p>
    <w:p w14:paraId="06BFE597" w14:textId="77777777" w:rsidR="00B53EA7" w:rsidRPr="00E639D2" w:rsidRDefault="00B53EA7" w:rsidP="003157AD">
      <w:pPr>
        <w:pStyle w:val="ListParagraph"/>
        <w:numPr>
          <w:ilvl w:val="0"/>
          <w:numId w:val="11"/>
        </w:numPr>
        <w:tabs>
          <w:tab w:val="left" w:pos="450"/>
        </w:tabs>
        <w:ind w:left="1440"/>
        <w:rPr>
          <w:rFonts w:ascii="Garamond" w:hAnsi="Garamond" w:cs="Garamond"/>
        </w:rPr>
      </w:pPr>
      <w:r w:rsidRPr="00E639D2">
        <w:rPr>
          <w:rFonts w:ascii="Garamond" w:hAnsi="Garamond" w:cs="Garamond"/>
        </w:rPr>
        <w:t>Oppose</w:t>
      </w:r>
    </w:p>
    <w:p w14:paraId="0AD77F44" w14:textId="77777777" w:rsidR="00B53EA7" w:rsidRPr="00E639D2" w:rsidRDefault="00B53EA7" w:rsidP="003157AD">
      <w:pPr>
        <w:pStyle w:val="ListParagraph"/>
        <w:numPr>
          <w:ilvl w:val="0"/>
          <w:numId w:val="11"/>
        </w:numPr>
        <w:tabs>
          <w:tab w:val="left" w:pos="450"/>
        </w:tabs>
        <w:ind w:left="1440"/>
        <w:rPr>
          <w:rFonts w:ascii="Garamond" w:hAnsi="Garamond" w:cs="Garamond"/>
        </w:rPr>
      </w:pPr>
      <w:r w:rsidRPr="00E639D2">
        <w:rPr>
          <w:rFonts w:ascii="Garamond" w:hAnsi="Garamond" w:cs="Garamond"/>
        </w:rPr>
        <w:t>Unsure</w:t>
      </w:r>
    </w:p>
    <w:p w14:paraId="083A0A08" w14:textId="77777777" w:rsidR="00B53EA7" w:rsidRPr="00E639D2" w:rsidRDefault="00B53EA7" w:rsidP="00B53EA7">
      <w:pPr>
        <w:tabs>
          <w:tab w:val="left" w:pos="450"/>
        </w:tabs>
        <w:rPr>
          <w:rFonts w:ascii="Garamond" w:hAnsi="Garamond" w:cs="Garamond"/>
        </w:rPr>
      </w:pPr>
    </w:p>
    <w:p w14:paraId="359F7C78" w14:textId="77777777" w:rsidR="00B53EA7" w:rsidRDefault="00B53EA7" w:rsidP="003157AD">
      <w:pPr>
        <w:pStyle w:val="ListParagraph"/>
        <w:numPr>
          <w:ilvl w:val="0"/>
          <w:numId w:val="6"/>
        </w:numPr>
        <w:tabs>
          <w:tab w:val="left" w:pos="450"/>
        </w:tabs>
        <w:rPr>
          <w:rFonts w:ascii="Garamond" w:hAnsi="Garamond" w:cs="Garamond"/>
          <w:color w:val="000000"/>
        </w:rPr>
      </w:pPr>
      <w:r w:rsidRPr="00843684">
        <w:rPr>
          <w:rFonts w:ascii="Garamond" w:hAnsi="Garamond" w:cs="Garamond"/>
          <w:color w:val="000000"/>
        </w:rPr>
        <w:t>How important is this issue to you personally?</w:t>
      </w:r>
    </w:p>
    <w:p w14:paraId="4276DDD6" w14:textId="77777777" w:rsidR="00B53EA7" w:rsidRPr="006460CA" w:rsidRDefault="00B53EA7" w:rsidP="003157AD">
      <w:pPr>
        <w:pStyle w:val="ListParagraph"/>
        <w:numPr>
          <w:ilvl w:val="0"/>
          <w:numId w:val="7"/>
        </w:numPr>
        <w:tabs>
          <w:tab w:val="left" w:pos="450"/>
        </w:tabs>
        <w:ind w:left="1440"/>
        <w:rPr>
          <w:rFonts w:ascii="Garamond" w:hAnsi="Garamond" w:cs="Garamond"/>
          <w:color w:val="000000"/>
        </w:rPr>
      </w:pPr>
      <w:r w:rsidRPr="006460CA">
        <w:rPr>
          <w:rFonts w:ascii="Garamond" w:hAnsi="Garamond" w:cs="Garamond"/>
          <w:color w:val="000000"/>
        </w:rPr>
        <w:t>E</w:t>
      </w:r>
      <w:r>
        <w:rPr>
          <w:rFonts w:ascii="Garamond" w:hAnsi="Garamond" w:cs="Garamond"/>
          <w:color w:val="000000"/>
        </w:rPr>
        <w:t>xtremely important</w:t>
      </w:r>
      <w:r w:rsidRPr="006460CA">
        <w:rPr>
          <w:rFonts w:ascii="Garamond" w:hAnsi="Garamond" w:cs="Garamond"/>
          <w:color w:val="000000"/>
        </w:rPr>
        <w:t xml:space="preserve"> </w:t>
      </w:r>
    </w:p>
    <w:p w14:paraId="65293734" w14:textId="77777777" w:rsidR="00B53EA7" w:rsidRPr="006460CA" w:rsidRDefault="00B53EA7" w:rsidP="003157AD">
      <w:pPr>
        <w:pStyle w:val="ListParagraph"/>
        <w:numPr>
          <w:ilvl w:val="0"/>
          <w:numId w:val="7"/>
        </w:numPr>
        <w:tabs>
          <w:tab w:val="left" w:pos="450"/>
        </w:tabs>
        <w:ind w:left="1440"/>
        <w:rPr>
          <w:rFonts w:ascii="Garamond" w:hAnsi="Garamond" w:cs="Garamond"/>
          <w:color w:val="000000"/>
        </w:rPr>
      </w:pPr>
      <w:r w:rsidRPr="006460CA">
        <w:rPr>
          <w:rFonts w:ascii="Garamond" w:hAnsi="Garamond" w:cs="Garamond"/>
          <w:color w:val="000000"/>
        </w:rPr>
        <w:t>Very important</w:t>
      </w:r>
    </w:p>
    <w:p w14:paraId="7937A545" w14:textId="77777777" w:rsidR="00B53EA7" w:rsidRPr="006460CA" w:rsidRDefault="00B53EA7" w:rsidP="003157AD">
      <w:pPr>
        <w:pStyle w:val="ListParagraph"/>
        <w:numPr>
          <w:ilvl w:val="0"/>
          <w:numId w:val="7"/>
        </w:numPr>
        <w:tabs>
          <w:tab w:val="left" w:pos="450"/>
        </w:tabs>
        <w:ind w:left="1440"/>
        <w:rPr>
          <w:rFonts w:ascii="Garamond" w:hAnsi="Garamond" w:cs="Garamond"/>
          <w:color w:val="000000"/>
        </w:rPr>
      </w:pPr>
      <w:r w:rsidRPr="006460CA">
        <w:rPr>
          <w:rFonts w:ascii="Garamond" w:hAnsi="Garamond" w:cs="Garamond"/>
          <w:color w:val="000000"/>
        </w:rPr>
        <w:t>Somewhat important</w:t>
      </w:r>
    </w:p>
    <w:p w14:paraId="66CC5109" w14:textId="77777777" w:rsidR="00B53EA7" w:rsidRPr="006460CA" w:rsidRDefault="00B53EA7" w:rsidP="003157AD">
      <w:pPr>
        <w:pStyle w:val="ListParagraph"/>
        <w:numPr>
          <w:ilvl w:val="0"/>
          <w:numId w:val="7"/>
        </w:numPr>
        <w:tabs>
          <w:tab w:val="left" w:pos="450"/>
        </w:tabs>
        <w:ind w:left="1440"/>
        <w:rPr>
          <w:rFonts w:ascii="Garamond" w:hAnsi="Garamond" w:cs="Garamond"/>
          <w:color w:val="000000"/>
        </w:rPr>
      </w:pPr>
      <w:r w:rsidRPr="006460CA">
        <w:rPr>
          <w:rFonts w:ascii="Garamond" w:hAnsi="Garamond" w:cs="Garamond"/>
          <w:color w:val="000000"/>
        </w:rPr>
        <w:t>Not too important</w:t>
      </w:r>
    </w:p>
    <w:p w14:paraId="474DA19B" w14:textId="77777777" w:rsidR="00B53EA7" w:rsidRPr="006460CA" w:rsidRDefault="00B53EA7" w:rsidP="003157AD">
      <w:pPr>
        <w:pStyle w:val="ListParagraph"/>
        <w:numPr>
          <w:ilvl w:val="0"/>
          <w:numId w:val="7"/>
        </w:numPr>
        <w:tabs>
          <w:tab w:val="left" w:pos="450"/>
        </w:tabs>
        <w:ind w:left="1440"/>
        <w:rPr>
          <w:rFonts w:ascii="Garamond" w:hAnsi="Garamond" w:cs="Garamond"/>
          <w:color w:val="000000"/>
        </w:rPr>
      </w:pPr>
      <w:r w:rsidRPr="006460CA">
        <w:rPr>
          <w:rFonts w:ascii="Garamond" w:hAnsi="Garamond" w:cs="Garamond"/>
          <w:color w:val="000000"/>
        </w:rPr>
        <w:t>Not important at all</w:t>
      </w:r>
    </w:p>
    <w:p w14:paraId="083DA143" w14:textId="77777777" w:rsidR="00B53EA7" w:rsidRDefault="00B53EA7" w:rsidP="00B53EA7">
      <w:pPr>
        <w:pStyle w:val="Default"/>
        <w:rPr>
          <w:rFonts w:ascii="Garamond" w:hAnsi="Garamond" w:cs="Garamond"/>
        </w:rPr>
      </w:pPr>
    </w:p>
    <w:p w14:paraId="3F6034AC" w14:textId="77777777" w:rsidR="00B53EA7" w:rsidRPr="00243116" w:rsidRDefault="00B53EA7" w:rsidP="003157AD">
      <w:pPr>
        <w:pStyle w:val="Default"/>
        <w:numPr>
          <w:ilvl w:val="0"/>
          <w:numId w:val="6"/>
        </w:numPr>
        <w:rPr>
          <w:rFonts w:ascii="Garamond" w:hAnsi="Garamond" w:cs="Times New Roman"/>
          <w:color w:val="333639"/>
          <w:shd w:val="clear" w:color="auto" w:fill="FFFFFF"/>
        </w:rPr>
      </w:pPr>
      <w:r w:rsidRPr="005D3490">
        <w:rPr>
          <w:rFonts w:ascii="Garamond" w:hAnsi="Garamond" w:cs="Garamond"/>
        </w:rPr>
        <w:t>Do you own a gun?</w:t>
      </w:r>
    </w:p>
    <w:p w14:paraId="68D18033" w14:textId="77777777" w:rsidR="00B53EA7" w:rsidRPr="006460CA" w:rsidRDefault="00B53EA7" w:rsidP="003157AD">
      <w:pPr>
        <w:pStyle w:val="ListParagraph"/>
        <w:numPr>
          <w:ilvl w:val="0"/>
          <w:numId w:val="7"/>
        </w:numPr>
        <w:tabs>
          <w:tab w:val="left" w:pos="450"/>
        </w:tabs>
        <w:ind w:left="1440"/>
        <w:rPr>
          <w:rFonts w:ascii="Garamond" w:hAnsi="Garamond" w:cs="Garamond"/>
          <w:color w:val="000000"/>
        </w:rPr>
      </w:pPr>
      <w:r>
        <w:rPr>
          <w:rFonts w:ascii="Garamond" w:hAnsi="Garamond" w:cs="Garamond"/>
          <w:color w:val="000000"/>
        </w:rPr>
        <w:t>Yes</w:t>
      </w:r>
    </w:p>
    <w:p w14:paraId="48301CF0" w14:textId="77777777" w:rsidR="00B53EA7" w:rsidRPr="006460CA" w:rsidRDefault="00B53EA7" w:rsidP="003157AD">
      <w:pPr>
        <w:pStyle w:val="ListParagraph"/>
        <w:numPr>
          <w:ilvl w:val="0"/>
          <w:numId w:val="7"/>
        </w:numPr>
        <w:tabs>
          <w:tab w:val="left" w:pos="450"/>
        </w:tabs>
        <w:ind w:left="1440"/>
        <w:rPr>
          <w:rFonts w:ascii="Garamond" w:hAnsi="Garamond" w:cs="Garamond"/>
          <w:color w:val="000000"/>
        </w:rPr>
      </w:pPr>
      <w:r>
        <w:rPr>
          <w:rFonts w:ascii="Garamond" w:hAnsi="Garamond" w:cs="Garamond"/>
          <w:color w:val="000000"/>
        </w:rPr>
        <w:t>No</w:t>
      </w:r>
    </w:p>
    <w:p w14:paraId="78D2F90D" w14:textId="77777777" w:rsidR="00B53EA7" w:rsidRDefault="00B53EA7" w:rsidP="00B53EA7">
      <w:pPr>
        <w:pStyle w:val="Default"/>
        <w:rPr>
          <w:rFonts w:ascii="Garamond" w:hAnsi="Garamond" w:cs="Garamond"/>
        </w:rPr>
      </w:pPr>
    </w:p>
    <w:p w14:paraId="50A96E12" w14:textId="77777777" w:rsidR="00B53EA7" w:rsidRDefault="00B53EA7" w:rsidP="003157AD">
      <w:pPr>
        <w:pStyle w:val="ListParagraph"/>
        <w:numPr>
          <w:ilvl w:val="0"/>
          <w:numId w:val="6"/>
        </w:numPr>
        <w:tabs>
          <w:tab w:val="left" w:pos="450"/>
        </w:tabs>
        <w:rPr>
          <w:rFonts w:ascii="Garamond" w:hAnsi="Garamond" w:cs="Garamond"/>
          <w:color w:val="000000"/>
        </w:rPr>
      </w:pPr>
      <w:r w:rsidRPr="00561273">
        <w:rPr>
          <w:rFonts w:ascii="Garamond" w:hAnsi="Garamond" w:cs="Garamond"/>
          <w:color w:val="000000"/>
        </w:rPr>
        <w:t>Does someone else in your household own a gun?</w:t>
      </w:r>
    </w:p>
    <w:p w14:paraId="0EF0763E" w14:textId="77777777" w:rsidR="00B53EA7" w:rsidRPr="006460CA" w:rsidRDefault="00B53EA7" w:rsidP="003157AD">
      <w:pPr>
        <w:pStyle w:val="ListParagraph"/>
        <w:numPr>
          <w:ilvl w:val="0"/>
          <w:numId w:val="16"/>
        </w:numPr>
        <w:tabs>
          <w:tab w:val="left" w:pos="450"/>
        </w:tabs>
        <w:ind w:left="1440"/>
        <w:rPr>
          <w:rFonts w:ascii="Garamond" w:hAnsi="Garamond" w:cs="Garamond"/>
          <w:color w:val="000000"/>
        </w:rPr>
      </w:pPr>
      <w:r>
        <w:rPr>
          <w:rFonts w:ascii="Garamond" w:hAnsi="Garamond" w:cs="Garamond"/>
          <w:color w:val="000000"/>
        </w:rPr>
        <w:t>Yes</w:t>
      </w:r>
    </w:p>
    <w:p w14:paraId="39F4E9DD" w14:textId="77777777" w:rsidR="00B53EA7" w:rsidRPr="006460CA" w:rsidRDefault="00B53EA7" w:rsidP="003157AD">
      <w:pPr>
        <w:pStyle w:val="ListParagraph"/>
        <w:numPr>
          <w:ilvl w:val="0"/>
          <w:numId w:val="16"/>
        </w:numPr>
        <w:tabs>
          <w:tab w:val="left" w:pos="450"/>
        </w:tabs>
        <w:ind w:left="1440"/>
        <w:rPr>
          <w:rFonts w:ascii="Garamond" w:hAnsi="Garamond" w:cs="Garamond"/>
          <w:color w:val="000000"/>
        </w:rPr>
      </w:pPr>
      <w:r>
        <w:rPr>
          <w:rFonts w:ascii="Garamond" w:hAnsi="Garamond" w:cs="Garamond"/>
          <w:color w:val="000000"/>
        </w:rPr>
        <w:t>No</w:t>
      </w:r>
    </w:p>
    <w:p w14:paraId="03BC85C0" w14:textId="77777777" w:rsidR="00B53EA7" w:rsidRDefault="00B53EA7" w:rsidP="00B53EA7">
      <w:pPr>
        <w:rPr>
          <w:rFonts w:ascii="Garamond" w:eastAsia="Times New Roman" w:hAnsi="Garamond" w:cs="Times New Roman"/>
        </w:rPr>
      </w:pPr>
    </w:p>
    <w:p w14:paraId="1CE6BD9A" w14:textId="77777777" w:rsidR="00A13BB0" w:rsidRDefault="00A13BB0" w:rsidP="00B53EA7">
      <w:pPr>
        <w:rPr>
          <w:rFonts w:ascii="Garamond" w:eastAsia="Times New Roman" w:hAnsi="Garamond" w:cs="Times New Roman"/>
        </w:rPr>
      </w:pPr>
    </w:p>
    <w:p w14:paraId="7F1166C4" w14:textId="77777777" w:rsidR="00D86181" w:rsidRPr="00B53EA7" w:rsidRDefault="00D86181" w:rsidP="00D86181">
      <w:pPr>
        <w:tabs>
          <w:tab w:val="left" w:pos="450"/>
        </w:tabs>
        <w:spacing w:after="120"/>
        <w:rPr>
          <w:rFonts w:ascii="Garamond" w:hAnsi="Garamond" w:cs="Times New Roman"/>
          <w:b/>
        </w:rPr>
      </w:pPr>
      <w:r w:rsidRPr="00B53EA7">
        <w:rPr>
          <w:rFonts w:ascii="Garamond" w:hAnsi="Garamond" w:cs="Times New Roman"/>
          <w:b/>
        </w:rPr>
        <w:t>Political Interest</w:t>
      </w:r>
    </w:p>
    <w:p w14:paraId="59A06952" w14:textId="77777777" w:rsidR="00D86181" w:rsidRDefault="00D86181" w:rsidP="00D86181">
      <w:pPr>
        <w:tabs>
          <w:tab w:val="left" w:pos="450"/>
        </w:tabs>
        <w:rPr>
          <w:rFonts w:ascii="Garamond" w:hAnsi="Garamond" w:cs="Times New Roman"/>
          <w:color w:val="333639"/>
          <w:shd w:val="clear" w:color="auto" w:fill="FFFFFF"/>
        </w:rPr>
      </w:pPr>
      <w:r w:rsidRPr="003849C3">
        <w:rPr>
          <w:rFonts w:ascii="Garamond" w:hAnsi="Garamond" w:cs="Times New Roman"/>
          <w:color w:val="333639"/>
          <w:shd w:val="clear" w:color="auto" w:fill="FFFFFF"/>
        </w:rPr>
        <w:t>Some people are extremely interested in politics, others not at all. On a scale of 0 to 10, where 0 is not at all, 10 is extremely, and 5 is exactly in the middle, how interested would you say you generally are in politics and public affairs?</w:t>
      </w:r>
      <w:r>
        <w:rPr>
          <w:rFonts w:ascii="Garamond" w:hAnsi="Garamond" w:cs="Times New Roman"/>
          <w:color w:val="333639"/>
          <w:shd w:val="clear" w:color="auto" w:fill="FFFFFF"/>
        </w:rPr>
        <w:t xml:space="preserve"> ____ [Only accept numerical answer from 0 to 10]</w:t>
      </w:r>
    </w:p>
    <w:p w14:paraId="542F004B" w14:textId="77777777" w:rsidR="00D86181" w:rsidRDefault="00D86181" w:rsidP="00D86181">
      <w:pPr>
        <w:rPr>
          <w:rFonts w:ascii="Garamond" w:hAnsi="Garamond"/>
          <w:b/>
        </w:rPr>
      </w:pPr>
    </w:p>
    <w:p w14:paraId="5B04700C" w14:textId="77777777" w:rsidR="00A13BB0" w:rsidRDefault="00A13BB0" w:rsidP="00D86181">
      <w:pPr>
        <w:rPr>
          <w:rFonts w:ascii="Garamond" w:hAnsi="Garamond"/>
          <w:b/>
        </w:rPr>
      </w:pPr>
    </w:p>
    <w:p w14:paraId="1E596F4C" w14:textId="77777777" w:rsidR="00A101DF" w:rsidRPr="00E82AA8" w:rsidRDefault="00A101DF" w:rsidP="00A101DF">
      <w:pPr>
        <w:tabs>
          <w:tab w:val="left" w:pos="450"/>
        </w:tabs>
        <w:spacing w:after="120"/>
        <w:rPr>
          <w:rFonts w:ascii="Garamond" w:hAnsi="Garamond" w:cs="Times New Roman"/>
          <w:b/>
        </w:rPr>
      </w:pPr>
      <w:r w:rsidRPr="00E82AA8">
        <w:rPr>
          <w:rFonts w:ascii="Garamond" w:hAnsi="Garamond" w:cs="Times New Roman"/>
          <w:b/>
        </w:rPr>
        <w:t>Political I</w:t>
      </w:r>
      <w:r>
        <w:rPr>
          <w:rFonts w:ascii="Garamond" w:hAnsi="Garamond" w:cs="Times New Roman"/>
          <w:b/>
        </w:rPr>
        <w:t>deology</w:t>
      </w:r>
    </w:p>
    <w:p w14:paraId="680F8B93" w14:textId="77777777" w:rsidR="00A101DF" w:rsidRPr="00607A0A" w:rsidRDefault="00A101DF" w:rsidP="00A101DF">
      <w:pPr>
        <w:rPr>
          <w:rFonts w:ascii="Garamond" w:eastAsia="Times New Roman" w:hAnsi="Garamond" w:cs="Times New Roman"/>
          <w:shd w:val="clear" w:color="auto" w:fill="FFFFFF"/>
        </w:rPr>
      </w:pPr>
      <w:r w:rsidRPr="00607A0A">
        <w:rPr>
          <w:rFonts w:ascii="Garamond" w:eastAsia="Times New Roman" w:hAnsi="Garamond" w:cs="Times New Roman"/>
          <w:shd w:val="clear" w:color="auto" w:fill="FFFFFF"/>
        </w:rPr>
        <w:t>When it comes to politics, do you usually think of yourself as liberal, moderate, or conservative?</w:t>
      </w:r>
    </w:p>
    <w:p w14:paraId="376A85DB" w14:textId="77777777" w:rsidR="00A101DF" w:rsidRPr="00607A0A" w:rsidRDefault="00A101DF" w:rsidP="00A101DF">
      <w:pPr>
        <w:rPr>
          <w:rFonts w:ascii="Garamond" w:eastAsia="Times New Roman" w:hAnsi="Garamond" w:cs="Times New Roman"/>
          <w:shd w:val="clear" w:color="auto" w:fill="FFFFFF"/>
        </w:rPr>
      </w:pPr>
    </w:p>
    <w:p w14:paraId="0C9DFB47" w14:textId="77777777" w:rsidR="00A101DF" w:rsidRPr="00607A0A" w:rsidRDefault="00A101DF" w:rsidP="00A101DF">
      <w:pPr>
        <w:rPr>
          <w:rFonts w:ascii="Garamond" w:eastAsia="Times New Roman" w:hAnsi="Garamond" w:cs="Times New Roman"/>
          <w:shd w:val="clear" w:color="auto" w:fill="FFFFFF"/>
        </w:rPr>
      </w:pPr>
      <w:r w:rsidRPr="00607A0A">
        <w:rPr>
          <w:rFonts w:ascii="Garamond" w:eastAsia="Times New Roman" w:hAnsi="Garamond" w:cs="Times New Roman"/>
          <w:shd w:val="clear" w:color="auto" w:fill="FFFFFF"/>
        </w:rPr>
        <w:t>[If Liberal/Conservative:] Do you consider yourself to be very liberal/conservative or somewhat liberal/conservative?</w:t>
      </w:r>
    </w:p>
    <w:p w14:paraId="355A0092" w14:textId="27C216F8" w:rsidR="00890609" w:rsidRPr="00B53EA7" w:rsidRDefault="00B53EA7" w:rsidP="00D64988">
      <w:pPr>
        <w:outlineLvl w:val="0"/>
        <w:rPr>
          <w:rFonts w:ascii="Garamond" w:hAnsi="Garamond"/>
        </w:rPr>
      </w:pPr>
      <w:r>
        <w:rPr>
          <w:rFonts w:ascii="Garamond" w:hAnsi="Garamond"/>
          <w:b/>
        </w:rPr>
        <w:br w:type="page"/>
      </w:r>
    </w:p>
    <w:p w14:paraId="11F2A960" w14:textId="77777777" w:rsidR="0069750A" w:rsidRPr="003849C3" w:rsidRDefault="0069750A" w:rsidP="0069750A">
      <w:pPr>
        <w:tabs>
          <w:tab w:val="left" w:pos="450"/>
        </w:tabs>
        <w:spacing w:after="120"/>
        <w:rPr>
          <w:rFonts w:ascii="Garamond" w:hAnsi="Garamond"/>
          <w:b/>
        </w:rPr>
      </w:pPr>
      <w:r>
        <w:rPr>
          <w:rFonts w:ascii="Garamond" w:hAnsi="Garamond"/>
          <w:b/>
        </w:rPr>
        <w:lastRenderedPageBreak/>
        <w:t>Demographic</w:t>
      </w:r>
      <w:r w:rsidRPr="003849C3">
        <w:rPr>
          <w:rFonts w:ascii="Garamond" w:hAnsi="Garamond"/>
          <w:b/>
        </w:rPr>
        <w:t xml:space="preserve"> Information</w:t>
      </w:r>
    </w:p>
    <w:p w14:paraId="25588BD6" w14:textId="77777777" w:rsidR="0069750A" w:rsidRPr="003849C3" w:rsidRDefault="0069750A" w:rsidP="0069750A">
      <w:pPr>
        <w:pStyle w:val="Default"/>
        <w:rPr>
          <w:rFonts w:ascii="Garamond" w:hAnsi="Garamond" w:cs="Times New Roman"/>
          <w:color w:val="333639"/>
          <w:shd w:val="clear" w:color="auto" w:fill="FFFFFF"/>
        </w:rPr>
      </w:pPr>
      <w:r w:rsidRPr="003849C3">
        <w:rPr>
          <w:rFonts w:ascii="Garamond" w:hAnsi="Garamond" w:cs="Times New Roman"/>
          <w:color w:val="333639"/>
          <w:shd w:val="clear" w:color="auto" w:fill="FFFFFF"/>
        </w:rPr>
        <w:t>In what year were you born?</w:t>
      </w:r>
      <w:r>
        <w:rPr>
          <w:rFonts w:ascii="Garamond" w:hAnsi="Garamond" w:cs="Times New Roman"/>
          <w:color w:val="333639"/>
          <w:shd w:val="clear" w:color="auto" w:fill="FFFFFF"/>
        </w:rPr>
        <w:t xml:space="preserve"> 19__</w:t>
      </w:r>
    </w:p>
    <w:p w14:paraId="50F960EA" w14:textId="77777777" w:rsidR="0069750A" w:rsidRPr="003849C3" w:rsidRDefault="0069750A" w:rsidP="0069750A">
      <w:pPr>
        <w:pStyle w:val="Default"/>
        <w:rPr>
          <w:rFonts w:ascii="Garamond" w:hAnsi="Garamond" w:cs="Times New Roman"/>
          <w:color w:val="333639"/>
          <w:shd w:val="clear" w:color="auto" w:fill="FFFFFF"/>
        </w:rPr>
      </w:pPr>
    </w:p>
    <w:p w14:paraId="0A07D87D" w14:textId="77777777" w:rsidR="0069750A" w:rsidRPr="003849C3" w:rsidRDefault="0069750A" w:rsidP="0069750A">
      <w:pPr>
        <w:pStyle w:val="Default"/>
        <w:rPr>
          <w:rFonts w:ascii="Garamond" w:hAnsi="Garamond" w:cs="Times New Roman"/>
          <w:color w:val="333639"/>
          <w:shd w:val="clear" w:color="auto" w:fill="FFFFFF"/>
        </w:rPr>
      </w:pPr>
      <w:r w:rsidRPr="003849C3">
        <w:rPr>
          <w:rFonts w:ascii="Garamond" w:hAnsi="Garamond" w:cs="Times New Roman"/>
          <w:color w:val="333639"/>
          <w:shd w:val="clear" w:color="auto" w:fill="FFFFFF"/>
        </w:rPr>
        <w:t>Are you</w:t>
      </w:r>
      <w:r>
        <w:rPr>
          <w:rFonts w:ascii="Garamond" w:hAnsi="Garamond" w:cs="Times New Roman"/>
          <w:color w:val="333639"/>
          <w:shd w:val="clear" w:color="auto" w:fill="FFFFFF"/>
        </w:rPr>
        <w:t xml:space="preserve"> male or female?</w:t>
      </w:r>
    </w:p>
    <w:p w14:paraId="6A08E0F7" w14:textId="77777777" w:rsidR="0069750A" w:rsidRPr="003849C3" w:rsidRDefault="0069750A" w:rsidP="003157AD">
      <w:pPr>
        <w:pStyle w:val="Default"/>
        <w:numPr>
          <w:ilvl w:val="0"/>
          <w:numId w:val="13"/>
        </w:numPr>
        <w:rPr>
          <w:rFonts w:ascii="Garamond" w:hAnsi="Garamond" w:cs="Times New Roman"/>
          <w:color w:val="333639"/>
          <w:shd w:val="clear" w:color="auto" w:fill="FFFFFF"/>
        </w:rPr>
      </w:pPr>
      <w:r w:rsidRPr="003849C3">
        <w:rPr>
          <w:rFonts w:ascii="Garamond" w:hAnsi="Garamond" w:cs="Times New Roman"/>
          <w:color w:val="333639"/>
          <w:shd w:val="clear" w:color="auto" w:fill="FFFFFF"/>
        </w:rPr>
        <w:t>Male</w:t>
      </w:r>
    </w:p>
    <w:p w14:paraId="71AB4E5A" w14:textId="77777777" w:rsidR="0069750A" w:rsidRPr="003849C3" w:rsidRDefault="0069750A" w:rsidP="003157AD">
      <w:pPr>
        <w:pStyle w:val="Default"/>
        <w:numPr>
          <w:ilvl w:val="0"/>
          <w:numId w:val="13"/>
        </w:numPr>
        <w:rPr>
          <w:rFonts w:ascii="Garamond" w:hAnsi="Garamond" w:cs="Times New Roman"/>
          <w:color w:val="333639"/>
          <w:shd w:val="clear" w:color="auto" w:fill="FFFFFF"/>
        </w:rPr>
      </w:pPr>
      <w:r w:rsidRPr="003849C3">
        <w:rPr>
          <w:rFonts w:ascii="Garamond" w:hAnsi="Garamond" w:cs="Times New Roman"/>
          <w:color w:val="333639"/>
          <w:shd w:val="clear" w:color="auto" w:fill="FFFFFF"/>
        </w:rPr>
        <w:t>Female</w:t>
      </w:r>
    </w:p>
    <w:p w14:paraId="53E9BEBE" w14:textId="77777777" w:rsidR="0069750A" w:rsidRDefault="0069750A" w:rsidP="0069750A">
      <w:pPr>
        <w:pStyle w:val="Default"/>
        <w:rPr>
          <w:rFonts w:ascii="Garamond" w:hAnsi="Garamond" w:cs="Times New Roman"/>
          <w:color w:val="333639"/>
          <w:shd w:val="clear" w:color="auto" w:fill="FFFFFF"/>
        </w:rPr>
      </w:pPr>
    </w:p>
    <w:p w14:paraId="4947562A" w14:textId="77777777" w:rsidR="0069750A" w:rsidRPr="003849C3" w:rsidRDefault="0069750A" w:rsidP="0069750A">
      <w:pPr>
        <w:pStyle w:val="Default"/>
        <w:rPr>
          <w:rFonts w:ascii="Garamond" w:hAnsi="Garamond" w:cs="Times New Roman"/>
        </w:rPr>
      </w:pPr>
      <w:r w:rsidRPr="003849C3">
        <w:rPr>
          <w:rFonts w:ascii="Garamond" w:hAnsi="Garamond" w:cs="Times New Roman"/>
        </w:rPr>
        <w:t>What is the highest level of education you have achieved?</w:t>
      </w:r>
    </w:p>
    <w:p w14:paraId="50C16C9D" w14:textId="77777777" w:rsidR="0069750A" w:rsidRPr="003849C3" w:rsidRDefault="0069750A" w:rsidP="003157AD">
      <w:pPr>
        <w:pStyle w:val="Default"/>
        <w:numPr>
          <w:ilvl w:val="0"/>
          <w:numId w:val="12"/>
        </w:numPr>
        <w:rPr>
          <w:rFonts w:ascii="Garamond" w:hAnsi="Garamond" w:cs="Times New Roman"/>
        </w:rPr>
      </w:pPr>
      <w:r w:rsidRPr="003849C3">
        <w:rPr>
          <w:rFonts w:ascii="Garamond" w:hAnsi="Garamond" w:cs="Times New Roman"/>
        </w:rPr>
        <w:t>No high school diploma</w:t>
      </w:r>
    </w:p>
    <w:p w14:paraId="27709755" w14:textId="77777777" w:rsidR="0069750A" w:rsidRPr="003849C3" w:rsidRDefault="0069750A" w:rsidP="003157AD">
      <w:pPr>
        <w:pStyle w:val="Default"/>
        <w:numPr>
          <w:ilvl w:val="0"/>
          <w:numId w:val="12"/>
        </w:numPr>
        <w:rPr>
          <w:rFonts w:ascii="Garamond" w:hAnsi="Garamond" w:cs="Times New Roman"/>
        </w:rPr>
      </w:pPr>
      <w:r w:rsidRPr="003849C3">
        <w:rPr>
          <w:rFonts w:ascii="Garamond" w:hAnsi="Garamond" w:cs="Times New Roman"/>
        </w:rPr>
        <w:t>High school diploma or equivalent</w:t>
      </w:r>
    </w:p>
    <w:p w14:paraId="256A589E" w14:textId="77777777" w:rsidR="0069750A" w:rsidRPr="003849C3" w:rsidRDefault="0069750A" w:rsidP="003157AD">
      <w:pPr>
        <w:pStyle w:val="Default"/>
        <w:numPr>
          <w:ilvl w:val="0"/>
          <w:numId w:val="12"/>
        </w:numPr>
        <w:rPr>
          <w:rFonts w:ascii="Garamond" w:hAnsi="Garamond" w:cs="Times New Roman"/>
        </w:rPr>
      </w:pPr>
      <w:r w:rsidRPr="003849C3">
        <w:rPr>
          <w:rFonts w:ascii="Garamond" w:hAnsi="Garamond" w:cs="Times New Roman"/>
        </w:rPr>
        <w:t>Some college</w:t>
      </w:r>
    </w:p>
    <w:p w14:paraId="7BD67CD6" w14:textId="77777777" w:rsidR="0069750A" w:rsidRPr="003849C3" w:rsidRDefault="0069750A" w:rsidP="003157AD">
      <w:pPr>
        <w:pStyle w:val="Default"/>
        <w:numPr>
          <w:ilvl w:val="0"/>
          <w:numId w:val="12"/>
        </w:numPr>
        <w:rPr>
          <w:rFonts w:ascii="Garamond" w:hAnsi="Garamond" w:cs="Times New Roman"/>
        </w:rPr>
      </w:pPr>
      <w:r w:rsidRPr="003849C3">
        <w:rPr>
          <w:rFonts w:ascii="Garamond" w:hAnsi="Garamond" w:cs="Times New Roman"/>
        </w:rPr>
        <w:t>Two year degree</w:t>
      </w:r>
    </w:p>
    <w:p w14:paraId="6E801CF8" w14:textId="77777777" w:rsidR="0069750A" w:rsidRPr="00BA3828" w:rsidRDefault="0069750A" w:rsidP="003157AD">
      <w:pPr>
        <w:pStyle w:val="Default"/>
        <w:numPr>
          <w:ilvl w:val="0"/>
          <w:numId w:val="12"/>
        </w:numPr>
        <w:rPr>
          <w:rFonts w:ascii="Garamond" w:hAnsi="Garamond" w:cs="Times New Roman"/>
        </w:rPr>
      </w:pPr>
      <w:r w:rsidRPr="00BA3828">
        <w:rPr>
          <w:rFonts w:ascii="Garamond" w:hAnsi="Garamond" w:cs="Times New Roman"/>
        </w:rPr>
        <w:t>Four year college graduate</w:t>
      </w:r>
    </w:p>
    <w:p w14:paraId="43E4406B" w14:textId="77777777" w:rsidR="0069750A" w:rsidRPr="00BA3828" w:rsidRDefault="0069750A" w:rsidP="003157AD">
      <w:pPr>
        <w:pStyle w:val="Default"/>
        <w:numPr>
          <w:ilvl w:val="0"/>
          <w:numId w:val="12"/>
        </w:numPr>
        <w:rPr>
          <w:rFonts w:ascii="Garamond" w:hAnsi="Garamond" w:cs="Times New Roman"/>
        </w:rPr>
      </w:pPr>
      <w:r w:rsidRPr="00BA3828">
        <w:rPr>
          <w:rFonts w:ascii="Garamond" w:hAnsi="Garamond" w:cs="Times New Roman"/>
        </w:rPr>
        <w:t>Post-graduate degree</w:t>
      </w:r>
    </w:p>
    <w:p w14:paraId="2688191F" w14:textId="77777777" w:rsidR="0069750A" w:rsidRPr="00BA3828" w:rsidRDefault="0069750A" w:rsidP="0069750A">
      <w:pPr>
        <w:pStyle w:val="Default"/>
        <w:rPr>
          <w:rFonts w:ascii="Garamond" w:hAnsi="Garamond" w:cs="Times New Roman"/>
        </w:rPr>
      </w:pPr>
    </w:p>
    <w:p w14:paraId="426650A6" w14:textId="4C0F24E8" w:rsidR="007A23B6" w:rsidRPr="00BA3828" w:rsidRDefault="009A4F41" w:rsidP="0069750A">
      <w:pPr>
        <w:pStyle w:val="Default"/>
        <w:rPr>
          <w:rFonts w:ascii="Garamond" w:hAnsi="Garamond" w:cs="Times New Roman"/>
          <w:color w:val="333639"/>
          <w:shd w:val="clear" w:color="auto" w:fill="FFFFFF"/>
        </w:rPr>
      </w:pPr>
      <w:r>
        <w:rPr>
          <w:rFonts w:ascii="Garamond" w:hAnsi="Garamond" w:cs="Times New Roman"/>
          <w:color w:val="333639"/>
          <w:shd w:val="clear" w:color="auto" w:fill="FFFFFF"/>
        </w:rPr>
        <w:t>Are you Hispanic</w:t>
      </w:r>
      <w:r w:rsidR="007A23B6" w:rsidRPr="00BA3828">
        <w:rPr>
          <w:rFonts w:ascii="Garamond" w:hAnsi="Garamond" w:cs="Times New Roman"/>
          <w:color w:val="333639"/>
          <w:shd w:val="clear" w:color="auto" w:fill="FFFFFF"/>
        </w:rPr>
        <w:t xml:space="preserve"> or Latino?</w:t>
      </w:r>
    </w:p>
    <w:p w14:paraId="6A30D575" w14:textId="64112CD4" w:rsidR="007A23B6" w:rsidRPr="00BA3828" w:rsidRDefault="007A23B6" w:rsidP="003157AD">
      <w:pPr>
        <w:pStyle w:val="Default"/>
        <w:numPr>
          <w:ilvl w:val="0"/>
          <w:numId w:val="18"/>
        </w:numPr>
        <w:rPr>
          <w:rFonts w:ascii="Garamond" w:hAnsi="Garamond" w:cs="Times New Roman"/>
          <w:color w:val="333639"/>
          <w:shd w:val="clear" w:color="auto" w:fill="FFFFFF"/>
        </w:rPr>
      </w:pPr>
      <w:r w:rsidRPr="00BA3828">
        <w:rPr>
          <w:rFonts w:ascii="Garamond" w:hAnsi="Garamond" w:cs="Times New Roman"/>
          <w:color w:val="333639"/>
          <w:shd w:val="clear" w:color="auto" w:fill="FFFFFF"/>
        </w:rPr>
        <w:t>Yes</w:t>
      </w:r>
    </w:p>
    <w:p w14:paraId="494B2D2E" w14:textId="2EF39C88" w:rsidR="007A23B6" w:rsidRPr="00BA3828" w:rsidRDefault="007A23B6" w:rsidP="003157AD">
      <w:pPr>
        <w:pStyle w:val="Default"/>
        <w:numPr>
          <w:ilvl w:val="0"/>
          <w:numId w:val="18"/>
        </w:numPr>
        <w:rPr>
          <w:rFonts w:ascii="Garamond" w:hAnsi="Garamond" w:cs="Times New Roman"/>
          <w:color w:val="333639"/>
          <w:shd w:val="clear" w:color="auto" w:fill="FFFFFF"/>
        </w:rPr>
      </w:pPr>
      <w:r w:rsidRPr="00BA3828">
        <w:rPr>
          <w:rFonts w:ascii="Garamond" w:hAnsi="Garamond" w:cs="Times New Roman"/>
          <w:color w:val="333639"/>
          <w:shd w:val="clear" w:color="auto" w:fill="FFFFFF"/>
        </w:rPr>
        <w:t>No</w:t>
      </w:r>
    </w:p>
    <w:p w14:paraId="01F1A92C" w14:textId="77777777" w:rsidR="007A23B6" w:rsidRPr="00BA3828" w:rsidRDefault="007A23B6" w:rsidP="007A23B6">
      <w:pPr>
        <w:pStyle w:val="Default"/>
        <w:rPr>
          <w:rFonts w:ascii="Garamond" w:hAnsi="Garamond" w:cs="Times New Roman"/>
          <w:color w:val="333639"/>
          <w:shd w:val="clear" w:color="auto" w:fill="FFFFFF"/>
        </w:rPr>
      </w:pPr>
    </w:p>
    <w:p w14:paraId="1A97BDA5" w14:textId="77777777" w:rsidR="002D7019" w:rsidRDefault="002D7019" w:rsidP="0069750A">
      <w:pPr>
        <w:pStyle w:val="Default"/>
        <w:rPr>
          <w:rFonts w:ascii="Garamond" w:hAnsi="Garamond" w:cs="Times New Roman"/>
          <w:color w:val="333639"/>
          <w:shd w:val="clear" w:color="auto" w:fill="FFFFFF"/>
        </w:rPr>
      </w:pPr>
      <w:r w:rsidRPr="00BA3828">
        <w:rPr>
          <w:rFonts w:ascii="Garamond" w:hAnsi="Garamond" w:cs="Times New Roman"/>
          <w:color w:val="333639"/>
          <w:shd w:val="clear" w:color="auto" w:fill="FFFFFF"/>
        </w:rPr>
        <w:t>Please choose one or mor</w:t>
      </w:r>
      <w:r>
        <w:rPr>
          <w:rFonts w:ascii="Garamond" w:hAnsi="Garamond" w:cs="Times New Roman"/>
          <w:color w:val="333639"/>
          <w:shd w:val="clear" w:color="auto" w:fill="FFFFFF"/>
        </w:rPr>
        <w:t>e race that you consider yourself to be.</w:t>
      </w:r>
    </w:p>
    <w:p w14:paraId="4E388258" w14:textId="28D87757" w:rsidR="0069750A" w:rsidRDefault="002D7019" w:rsidP="003157AD">
      <w:pPr>
        <w:pStyle w:val="Default"/>
        <w:numPr>
          <w:ilvl w:val="0"/>
          <w:numId w:val="17"/>
        </w:numPr>
        <w:ind w:left="720"/>
        <w:rPr>
          <w:rFonts w:ascii="Garamond" w:hAnsi="Garamond" w:cs="Times New Roman"/>
          <w:color w:val="333639"/>
          <w:shd w:val="clear" w:color="auto" w:fill="FFFFFF"/>
        </w:rPr>
      </w:pPr>
      <w:r>
        <w:rPr>
          <w:rFonts w:ascii="Garamond" w:hAnsi="Garamond" w:cs="Times New Roman"/>
          <w:color w:val="333639"/>
          <w:shd w:val="clear" w:color="auto" w:fill="FFFFFF"/>
        </w:rPr>
        <w:t>White</w:t>
      </w:r>
    </w:p>
    <w:p w14:paraId="23A26A65" w14:textId="724A9826" w:rsidR="002D7019" w:rsidRDefault="002D7019" w:rsidP="003157AD">
      <w:pPr>
        <w:pStyle w:val="Default"/>
        <w:numPr>
          <w:ilvl w:val="0"/>
          <w:numId w:val="17"/>
        </w:numPr>
        <w:ind w:left="720"/>
        <w:rPr>
          <w:rFonts w:ascii="Garamond" w:hAnsi="Garamond" w:cs="Times New Roman"/>
          <w:color w:val="333639"/>
          <w:shd w:val="clear" w:color="auto" w:fill="FFFFFF"/>
        </w:rPr>
      </w:pPr>
      <w:r>
        <w:rPr>
          <w:rFonts w:ascii="Garamond" w:hAnsi="Garamond" w:cs="Times New Roman"/>
          <w:color w:val="333639"/>
          <w:shd w:val="clear" w:color="auto" w:fill="FFFFFF"/>
        </w:rPr>
        <w:t>Black or African-American</w:t>
      </w:r>
    </w:p>
    <w:p w14:paraId="1367057F" w14:textId="6CAB904E" w:rsidR="002D7019" w:rsidRDefault="002D7019" w:rsidP="003157AD">
      <w:pPr>
        <w:pStyle w:val="Default"/>
        <w:numPr>
          <w:ilvl w:val="0"/>
          <w:numId w:val="17"/>
        </w:numPr>
        <w:ind w:left="720"/>
        <w:rPr>
          <w:rFonts w:ascii="Garamond" w:hAnsi="Garamond" w:cs="Times New Roman"/>
          <w:color w:val="333639"/>
          <w:shd w:val="clear" w:color="auto" w:fill="FFFFFF"/>
        </w:rPr>
      </w:pPr>
      <w:r>
        <w:rPr>
          <w:rFonts w:ascii="Garamond" w:hAnsi="Garamond" w:cs="Times New Roman"/>
          <w:color w:val="333639"/>
          <w:shd w:val="clear" w:color="auto" w:fill="FFFFFF"/>
        </w:rPr>
        <w:t>American Indian or Alaska Native</w:t>
      </w:r>
    </w:p>
    <w:p w14:paraId="32BBE0CB" w14:textId="04A5D4DA" w:rsidR="002D7019" w:rsidRDefault="002D7019" w:rsidP="003157AD">
      <w:pPr>
        <w:pStyle w:val="Default"/>
        <w:numPr>
          <w:ilvl w:val="0"/>
          <w:numId w:val="17"/>
        </w:numPr>
        <w:ind w:left="720"/>
        <w:rPr>
          <w:rFonts w:ascii="Garamond" w:hAnsi="Garamond" w:cs="Times New Roman"/>
          <w:color w:val="333639"/>
          <w:shd w:val="clear" w:color="auto" w:fill="FFFFFF"/>
        </w:rPr>
      </w:pPr>
      <w:r>
        <w:rPr>
          <w:rFonts w:ascii="Garamond" w:hAnsi="Garamond" w:cs="Times New Roman"/>
          <w:color w:val="333639"/>
          <w:shd w:val="clear" w:color="auto" w:fill="FFFFFF"/>
        </w:rPr>
        <w:t>Asian</w:t>
      </w:r>
    </w:p>
    <w:p w14:paraId="43F5097C" w14:textId="6F42F2CC" w:rsidR="00495886" w:rsidRDefault="002D7019" w:rsidP="003157AD">
      <w:pPr>
        <w:pStyle w:val="Default"/>
        <w:numPr>
          <w:ilvl w:val="0"/>
          <w:numId w:val="17"/>
        </w:numPr>
        <w:ind w:left="720"/>
        <w:rPr>
          <w:rFonts w:ascii="Garamond" w:hAnsi="Garamond" w:cs="Times New Roman"/>
          <w:color w:val="333639"/>
          <w:shd w:val="clear" w:color="auto" w:fill="FFFFFF"/>
        </w:rPr>
      </w:pPr>
      <w:r>
        <w:rPr>
          <w:rFonts w:ascii="Garamond" w:hAnsi="Garamond" w:cs="Times New Roman"/>
          <w:color w:val="333639"/>
          <w:shd w:val="clear" w:color="auto" w:fill="FFFFFF"/>
        </w:rPr>
        <w:t>Native Hawaiian or Pacific I</w:t>
      </w:r>
      <w:r w:rsidR="00495886">
        <w:rPr>
          <w:rFonts w:ascii="Garamond" w:hAnsi="Garamond" w:cs="Times New Roman"/>
          <w:color w:val="333639"/>
          <w:shd w:val="clear" w:color="auto" w:fill="FFFFFF"/>
        </w:rPr>
        <w:t>s</w:t>
      </w:r>
      <w:r>
        <w:rPr>
          <w:rFonts w:ascii="Garamond" w:hAnsi="Garamond" w:cs="Times New Roman"/>
          <w:color w:val="333639"/>
          <w:shd w:val="clear" w:color="auto" w:fill="FFFFFF"/>
        </w:rPr>
        <w:t>lander</w:t>
      </w:r>
    </w:p>
    <w:p w14:paraId="6B068340" w14:textId="73E62ADA" w:rsidR="00343657" w:rsidRPr="00495886" w:rsidRDefault="00343657" w:rsidP="003157AD">
      <w:pPr>
        <w:pStyle w:val="Default"/>
        <w:numPr>
          <w:ilvl w:val="0"/>
          <w:numId w:val="17"/>
        </w:numPr>
        <w:ind w:left="720"/>
        <w:rPr>
          <w:rFonts w:ascii="Garamond" w:hAnsi="Garamond" w:cs="Times New Roman"/>
          <w:color w:val="333639"/>
          <w:shd w:val="clear" w:color="auto" w:fill="FFFFFF"/>
        </w:rPr>
      </w:pPr>
      <w:r>
        <w:rPr>
          <w:rFonts w:ascii="Garamond" w:hAnsi="Garamond" w:cs="Times New Roman"/>
          <w:color w:val="333639"/>
          <w:shd w:val="clear" w:color="auto" w:fill="FFFFFF"/>
        </w:rPr>
        <w:t>Other (please specify)</w:t>
      </w:r>
    </w:p>
    <w:p w14:paraId="497EACCD" w14:textId="77777777" w:rsidR="002C3D30" w:rsidRDefault="002C3D30" w:rsidP="00FB6B10">
      <w:pPr>
        <w:pStyle w:val="Default"/>
        <w:rPr>
          <w:rFonts w:ascii="Garamond" w:hAnsi="Garamond" w:cs="Times New Roman"/>
          <w:b/>
        </w:rPr>
      </w:pPr>
    </w:p>
    <w:p w14:paraId="5CDC98FB" w14:textId="0C7A4390" w:rsidR="005D36DC" w:rsidRPr="00FB6B10" w:rsidRDefault="0069750A" w:rsidP="00FB6B10">
      <w:pPr>
        <w:pStyle w:val="Default"/>
        <w:rPr>
          <w:rFonts w:ascii="Garamond" w:hAnsi="Garamond" w:cs="Times New Roman"/>
          <w:color w:val="333639"/>
          <w:shd w:val="clear" w:color="auto" w:fill="FFFFFF"/>
        </w:rPr>
      </w:pPr>
      <w:r>
        <w:rPr>
          <w:rFonts w:ascii="Garamond" w:hAnsi="Garamond" w:cs="Times New Roman"/>
          <w:b/>
        </w:rPr>
        <w:br w:type="page"/>
      </w:r>
    </w:p>
    <w:p w14:paraId="04A91E54" w14:textId="77777777" w:rsidR="00BE478F" w:rsidRDefault="00BE478F" w:rsidP="00104304">
      <w:pPr>
        <w:jc w:val="center"/>
        <w:outlineLvl w:val="0"/>
        <w:rPr>
          <w:rFonts w:ascii="Garamond" w:hAnsi="Garamond"/>
          <w:b/>
        </w:rPr>
        <w:sectPr w:rsidR="00BE478F" w:rsidSect="00233099">
          <w:headerReference w:type="default" r:id="rId14"/>
          <w:pgSz w:w="12240" w:h="15840"/>
          <w:pgMar w:top="1440" w:right="1440" w:bottom="1440" w:left="1440" w:header="720" w:footer="720" w:gutter="0"/>
          <w:cols w:space="720"/>
          <w:docGrid w:linePitch="360"/>
        </w:sectPr>
      </w:pPr>
    </w:p>
    <w:p w14:paraId="116F83F8" w14:textId="3CC24A4C" w:rsidR="0049542A" w:rsidRPr="00104304" w:rsidRDefault="00CE14C3" w:rsidP="00104304">
      <w:pPr>
        <w:jc w:val="center"/>
        <w:outlineLvl w:val="0"/>
        <w:rPr>
          <w:rFonts w:ascii="Garamond" w:hAnsi="Garamond"/>
          <w:b/>
        </w:rPr>
      </w:pPr>
      <w:r>
        <w:rPr>
          <w:rFonts w:ascii="Garamond" w:hAnsi="Garamond"/>
          <w:b/>
        </w:rPr>
        <w:lastRenderedPageBreak/>
        <w:t>Covariance Detection</w:t>
      </w:r>
      <w:r w:rsidR="00CA56D2">
        <w:rPr>
          <w:rFonts w:ascii="Garamond" w:hAnsi="Garamond"/>
          <w:b/>
        </w:rPr>
        <w:t xml:space="preserve"> Task</w:t>
      </w:r>
      <w:r>
        <w:rPr>
          <w:rFonts w:ascii="Garamond" w:hAnsi="Garamond"/>
          <w:b/>
        </w:rPr>
        <w:t xml:space="preserve"> (Dependent Variable)</w:t>
      </w:r>
    </w:p>
    <w:p w14:paraId="5B2ABBB2" w14:textId="77777777" w:rsidR="0049542A" w:rsidRPr="00104304" w:rsidRDefault="0049542A" w:rsidP="004E22B4">
      <w:pPr>
        <w:rPr>
          <w:rFonts w:ascii="Garamond" w:hAnsi="Garamond"/>
        </w:rPr>
      </w:pPr>
    </w:p>
    <w:p w14:paraId="1444215B" w14:textId="1970D218" w:rsidR="00291AE4" w:rsidRDefault="006B622D" w:rsidP="006B622D">
      <w:pPr>
        <w:tabs>
          <w:tab w:val="left" w:pos="450"/>
        </w:tabs>
        <w:rPr>
          <w:rFonts w:ascii="Garamond" w:hAnsi="Garamond"/>
        </w:rPr>
      </w:pPr>
      <w:r>
        <w:rPr>
          <w:rFonts w:ascii="Garamond" w:hAnsi="Garamond"/>
        </w:rPr>
        <w:t>[</w:t>
      </w:r>
      <w:r w:rsidR="009C2592">
        <w:rPr>
          <w:rFonts w:ascii="Garamond" w:hAnsi="Garamond"/>
        </w:rPr>
        <w:t>Accuracy Incentive Condition Only:]</w:t>
      </w:r>
      <w:r>
        <w:rPr>
          <w:rFonts w:ascii="Garamond" w:hAnsi="Garamond"/>
        </w:rPr>
        <w:t xml:space="preserve"> </w:t>
      </w:r>
      <w:r w:rsidR="00D61F78">
        <w:rPr>
          <w:rFonts w:ascii="Garamond" w:hAnsi="Garamond"/>
        </w:rPr>
        <w:t xml:space="preserve">We will pay you extra </w:t>
      </w:r>
      <w:r w:rsidR="00B602B9">
        <w:rPr>
          <w:rFonts w:ascii="Garamond" w:hAnsi="Garamond"/>
        </w:rPr>
        <w:t xml:space="preserve">money </w:t>
      </w:r>
      <w:r w:rsidR="00291AE4" w:rsidRPr="009371EF">
        <w:rPr>
          <w:rFonts w:ascii="Garamond" w:hAnsi="Garamond"/>
        </w:rPr>
        <w:t xml:space="preserve">for answering </w:t>
      </w:r>
      <w:r w:rsidR="00482ED7">
        <w:rPr>
          <w:rFonts w:ascii="Garamond" w:hAnsi="Garamond"/>
        </w:rPr>
        <w:t>the next question</w:t>
      </w:r>
      <w:r w:rsidR="00291AE4" w:rsidRPr="009371EF">
        <w:rPr>
          <w:rFonts w:ascii="Garamond" w:hAnsi="Garamond"/>
        </w:rPr>
        <w:t xml:space="preserve"> correctly. You will earn</w:t>
      </w:r>
      <w:r w:rsidR="00A71FD8">
        <w:rPr>
          <w:rFonts w:ascii="Garamond" w:hAnsi="Garamond"/>
        </w:rPr>
        <w:t xml:space="preserve"> an extra</w:t>
      </w:r>
      <w:r w:rsidR="00291AE4" w:rsidRPr="009371EF">
        <w:rPr>
          <w:rFonts w:ascii="Garamond" w:hAnsi="Garamond"/>
        </w:rPr>
        <w:t xml:space="preserve"> </w:t>
      </w:r>
      <w:r w:rsidR="00482ED7">
        <w:rPr>
          <w:rFonts w:ascii="Garamond" w:hAnsi="Garamond"/>
        </w:rPr>
        <w:t>$0.</w:t>
      </w:r>
      <w:r w:rsidR="008838EE">
        <w:rPr>
          <w:rFonts w:ascii="Garamond" w:hAnsi="Garamond"/>
        </w:rPr>
        <w:t>1</w:t>
      </w:r>
      <w:r w:rsidR="00482ED7">
        <w:rPr>
          <w:rFonts w:ascii="Garamond" w:hAnsi="Garamond"/>
        </w:rPr>
        <w:t>0</w:t>
      </w:r>
      <w:r w:rsidR="00291AE4" w:rsidRPr="009371EF">
        <w:rPr>
          <w:rFonts w:ascii="Garamond" w:hAnsi="Garamond"/>
        </w:rPr>
        <w:t xml:space="preserve"> for </w:t>
      </w:r>
      <w:r w:rsidR="00482ED7">
        <w:rPr>
          <w:rFonts w:ascii="Garamond" w:hAnsi="Garamond"/>
        </w:rPr>
        <w:t>a</w:t>
      </w:r>
      <w:r w:rsidR="00291AE4" w:rsidRPr="009371EF">
        <w:rPr>
          <w:rFonts w:ascii="Garamond" w:hAnsi="Garamond"/>
        </w:rPr>
        <w:t xml:space="preserve"> correct answer. </w:t>
      </w:r>
      <w:r w:rsidR="006344CF">
        <w:rPr>
          <w:rFonts w:ascii="Garamond" w:hAnsi="Garamond"/>
        </w:rPr>
        <w:t xml:space="preserve">This will be in addition to </w:t>
      </w:r>
      <w:r w:rsidR="008838EE">
        <w:rPr>
          <w:rFonts w:ascii="Garamond" w:hAnsi="Garamond"/>
        </w:rPr>
        <w:t>the $0.1</w:t>
      </w:r>
      <w:r w:rsidR="004C6523">
        <w:rPr>
          <w:rFonts w:ascii="Garamond" w:hAnsi="Garamond"/>
        </w:rPr>
        <w:t>0</w:t>
      </w:r>
      <w:r w:rsidR="006344CF">
        <w:rPr>
          <w:rFonts w:ascii="Garamond" w:hAnsi="Garamond"/>
        </w:rPr>
        <w:t xml:space="preserve"> you make </w:t>
      </w:r>
      <w:r w:rsidR="005D6DBB">
        <w:rPr>
          <w:rFonts w:ascii="Garamond" w:hAnsi="Garamond"/>
        </w:rPr>
        <w:t xml:space="preserve">for </w:t>
      </w:r>
      <w:r w:rsidR="00DE2080">
        <w:rPr>
          <w:rFonts w:ascii="Garamond" w:hAnsi="Garamond"/>
        </w:rPr>
        <w:t>completing the survey</w:t>
      </w:r>
      <w:r w:rsidR="006344CF">
        <w:rPr>
          <w:rFonts w:ascii="Garamond" w:hAnsi="Garamond"/>
        </w:rPr>
        <w:t>.</w:t>
      </w:r>
    </w:p>
    <w:p w14:paraId="4896549C" w14:textId="77777777" w:rsidR="006B622D" w:rsidRDefault="006B622D" w:rsidP="006B622D">
      <w:pPr>
        <w:tabs>
          <w:tab w:val="left" w:pos="450"/>
        </w:tabs>
        <w:rPr>
          <w:rFonts w:ascii="Garamond" w:hAnsi="Garamond"/>
        </w:rPr>
      </w:pPr>
    </w:p>
    <w:p w14:paraId="10F1D17B" w14:textId="1677D4E0" w:rsidR="00104304" w:rsidRDefault="00104304" w:rsidP="00104304">
      <w:pPr>
        <w:tabs>
          <w:tab w:val="left" w:pos="450"/>
        </w:tabs>
        <w:rPr>
          <w:rFonts w:ascii="Garamond" w:hAnsi="Garamond"/>
        </w:rPr>
      </w:pPr>
      <w:r>
        <w:rPr>
          <w:rFonts w:ascii="Garamond" w:hAnsi="Garamond"/>
        </w:rPr>
        <w:t xml:space="preserve">A </w:t>
      </w:r>
      <w:r w:rsidRPr="00104304">
        <w:rPr>
          <w:rFonts w:ascii="Garamond" w:hAnsi="Garamond"/>
        </w:rPr>
        <w:t>city government was trying to decide whether to pass a law banning private citizens from carrying concealed handguns in public.</w:t>
      </w:r>
      <w:r>
        <w:rPr>
          <w:rFonts w:ascii="Garamond" w:hAnsi="Garamond"/>
        </w:rPr>
        <w:t xml:space="preserve"> </w:t>
      </w:r>
      <w:r w:rsidRPr="00104304">
        <w:rPr>
          <w:rFonts w:ascii="Garamond" w:hAnsi="Garamond"/>
        </w:rPr>
        <w:t>Government officials</w:t>
      </w:r>
      <w:r>
        <w:rPr>
          <w:rFonts w:ascii="Garamond" w:hAnsi="Garamond"/>
        </w:rPr>
        <w:t xml:space="preserve"> were </w:t>
      </w:r>
      <w:r w:rsidRPr="00104304">
        <w:rPr>
          <w:rFonts w:ascii="Garamond" w:hAnsi="Garamond"/>
        </w:rPr>
        <w:t>unsure</w:t>
      </w:r>
      <w:r>
        <w:rPr>
          <w:rFonts w:ascii="Garamond" w:hAnsi="Garamond"/>
        </w:rPr>
        <w:t xml:space="preserve"> </w:t>
      </w:r>
      <w:r w:rsidRPr="00104304">
        <w:rPr>
          <w:rFonts w:ascii="Garamond" w:hAnsi="Garamond"/>
        </w:rPr>
        <w:t xml:space="preserve">whether the law </w:t>
      </w:r>
      <w:r w:rsidR="001909B6">
        <w:rPr>
          <w:rFonts w:ascii="Garamond" w:hAnsi="Garamond"/>
        </w:rPr>
        <w:t>would</w:t>
      </w:r>
      <w:r w:rsidRPr="00104304">
        <w:rPr>
          <w:rFonts w:ascii="Garamond" w:hAnsi="Garamond"/>
        </w:rPr>
        <w:t xml:space="preserve"> be more likely to decrease crime by reducing the number of people carrying weapons or increase crime by making it harder for law-abiding citizens to defend themselves from violent criminals.</w:t>
      </w:r>
      <w:r w:rsidR="00244F16">
        <w:rPr>
          <w:rFonts w:ascii="Garamond" w:hAnsi="Garamond"/>
        </w:rPr>
        <w:t xml:space="preserve"> </w:t>
      </w:r>
      <w:r w:rsidRPr="00104304">
        <w:rPr>
          <w:rFonts w:ascii="Garamond" w:hAnsi="Garamond"/>
        </w:rPr>
        <w:t>To address this question, researchers divided cities into two groups: one consisting of cities that had recently enacted bans on concealed weapons and another that had no such bans. They then observed the number of cities that experienced decreases in crime and those that experienced increases in crime</w:t>
      </w:r>
      <w:r w:rsidR="00244F16">
        <w:rPr>
          <w:rFonts w:ascii="Garamond" w:hAnsi="Garamond"/>
        </w:rPr>
        <w:t xml:space="preserve"> </w:t>
      </w:r>
      <w:r w:rsidRPr="00104304">
        <w:rPr>
          <w:rFonts w:ascii="Garamond" w:hAnsi="Garamond"/>
        </w:rPr>
        <w:t>in the next year.</w:t>
      </w:r>
      <w:r w:rsidR="001909B6">
        <w:rPr>
          <w:rFonts w:ascii="Garamond" w:hAnsi="Garamond"/>
        </w:rPr>
        <w:t xml:space="preserve"> Here are the results of the study</w:t>
      </w:r>
      <w:r w:rsidR="00613953">
        <w:rPr>
          <w:rFonts w:ascii="Garamond" w:hAnsi="Garamond"/>
        </w:rPr>
        <w:t>…</w:t>
      </w:r>
    </w:p>
    <w:p w14:paraId="46B73B7D" w14:textId="67687147" w:rsidR="005302AD" w:rsidRPr="00104304" w:rsidRDefault="003E3DD5" w:rsidP="00F3129A">
      <w:pPr>
        <w:spacing w:before="120"/>
        <w:outlineLvl w:val="0"/>
        <w:rPr>
          <w:rFonts w:ascii="Garamond" w:hAnsi="Garamond"/>
        </w:rPr>
      </w:pPr>
      <w:r>
        <w:rPr>
          <w:rFonts w:ascii="Garamond" w:hAnsi="Garamond"/>
        </w:rPr>
        <w:t xml:space="preserve">[If </w:t>
      </w:r>
      <w:r w:rsidR="00424E15">
        <w:rPr>
          <w:rFonts w:ascii="Garamond" w:hAnsi="Garamond"/>
        </w:rPr>
        <w:t>Democrat Congenial</w:t>
      </w:r>
      <w:r>
        <w:rPr>
          <w:rFonts w:ascii="Garamond" w:hAnsi="Garamond"/>
        </w:rPr>
        <w:t>:]</w:t>
      </w:r>
    </w:p>
    <w:tbl>
      <w:tblPr>
        <w:tblStyle w:val="TableGrid"/>
        <w:tblW w:w="0" w:type="auto"/>
        <w:tblLook w:val="0420" w:firstRow="1" w:lastRow="0" w:firstColumn="0" w:lastColumn="0" w:noHBand="0" w:noVBand="1"/>
      </w:tblPr>
      <w:tblGrid>
        <w:gridCol w:w="3168"/>
        <w:gridCol w:w="2064"/>
        <w:gridCol w:w="1986"/>
      </w:tblGrid>
      <w:tr w:rsidR="008A1BC2" w:rsidRPr="00104304" w14:paraId="702270D9" w14:textId="77777777" w:rsidTr="00DE6B98">
        <w:trPr>
          <w:trHeight w:val="233"/>
        </w:trPr>
        <w:tc>
          <w:tcPr>
            <w:tcW w:w="3168" w:type="dxa"/>
            <w:vAlign w:val="center"/>
            <w:hideMark/>
          </w:tcPr>
          <w:p w14:paraId="7E721601" w14:textId="77777777" w:rsidR="008A1BC2" w:rsidRPr="00104304" w:rsidRDefault="008A1BC2" w:rsidP="00DE6B98">
            <w:pPr>
              <w:rPr>
                <w:rFonts w:ascii="Garamond" w:hAnsi="Garamond"/>
              </w:rPr>
            </w:pPr>
          </w:p>
        </w:tc>
        <w:tc>
          <w:tcPr>
            <w:tcW w:w="2064" w:type="dxa"/>
            <w:vAlign w:val="center"/>
            <w:hideMark/>
          </w:tcPr>
          <w:p w14:paraId="79C31E45" w14:textId="7A1F0DC8" w:rsidR="008A1BC2" w:rsidRPr="00104304" w:rsidRDefault="00CF458B" w:rsidP="00DE6B98">
            <w:pPr>
              <w:jc w:val="center"/>
              <w:rPr>
                <w:rFonts w:ascii="Garamond" w:hAnsi="Garamond"/>
              </w:rPr>
            </w:pPr>
            <w:r>
              <w:rPr>
                <w:rFonts w:ascii="Garamond" w:hAnsi="Garamond"/>
                <w:bCs/>
              </w:rPr>
              <w:t>Increase</w:t>
            </w:r>
            <w:r w:rsidR="008A1BC2">
              <w:rPr>
                <w:rFonts w:ascii="Garamond" w:hAnsi="Garamond"/>
                <w:bCs/>
              </w:rPr>
              <w:t xml:space="preserve"> in crime</w:t>
            </w:r>
          </w:p>
        </w:tc>
        <w:tc>
          <w:tcPr>
            <w:tcW w:w="1986" w:type="dxa"/>
            <w:vAlign w:val="center"/>
            <w:hideMark/>
          </w:tcPr>
          <w:p w14:paraId="4D6D2B49" w14:textId="5DA24A83" w:rsidR="008A1BC2" w:rsidRPr="00104304" w:rsidRDefault="00CF458B" w:rsidP="00DE6B98">
            <w:pPr>
              <w:jc w:val="center"/>
              <w:rPr>
                <w:rFonts w:ascii="Garamond" w:hAnsi="Garamond"/>
              </w:rPr>
            </w:pPr>
            <w:r>
              <w:rPr>
                <w:rFonts w:ascii="Garamond" w:hAnsi="Garamond"/>
                <w:bCs/>
              </w:rPr>
              <w:t>Decrease</w:t>
            </w:r>
            <w:r w:rsidR="008A1BC2">
              <w:rPr>
                <w:rFonts w:ascii="Garamond" w:hAnsi="Garamond"/>
                <w:bCs/>
              </w:rPr>
              <w:t xml:space="preserve"> in crime</w:t>
            </w:r>
          </w:p>
        </w:tc>
      </w:tr>
      <w:tr w:rsidR="008A1BC2" w:rsidRPr="00104304" w14:paraId="71B42B5B" w14:textId="77777777" w:rsidTr="00DE6B98">
        <w:trPr>
          <w:trHeight w:val="143"/>
        </w:trPr>
        <w:tc>
          <w:tcPr>
            <w:tcW w:w="3168" w:type="dxa"/>
            <w:vAlign w:val="center"/>
            <w:hideMark/>
          </w:tcPr>
          <w:p w14:paraId="74503329" w14:textId="399C49DA" w:rsidR="008A1BC2" w:rsidRPr="00104304" w:rsidRDefault="008A1BC2" w:rsidP="00DE6B98">
            <w:pPr>
              <w:rPr>
                <w:rFonts w:ascii="Garamond" w:hAnsi="Garamond"/>
                <w:b/>
              </w:rPr>
            </w:pPr>
            <w:r w:rsidRPr="00041CD6">
              <w:rPr>
                <w:rFonts w:ascii="Garamond" w:hAnsi="Garamond"/>
              </w:rPr>
              <w:t xml:space="preserve">Cities that </w:t>
            </w:r>
            <w:r w:rsidRPr="00041CD6">
              <w:rPr>
                <w:rFonts w:ascii="Garamond" w:hAnsi="Garamond"/>
                <w:u w:val="single"/>
              </w:rPr>
              <w:t>did</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vAlign w:val="center"/>
            <w:hideMark/>
          </w:tcPr>
          <w:p w14:paraId="43C78F53" w14:textId="496376E7" w:rsidR="008A1BC2" w:rsidRPr="00104304" w:rsidRDefault="00FC3B7F" w:rsidP="00DE6B98">
            <w:pPr>
              <w:jc w:val="center"/>
              <w:rPr>
                <w:rFonts w:ascii="Garamond" w:hAnsi="Garamond"/>
              </w:rPr>
            </w:pPr>
            <w:r>
              <w:rPr>
                <w:rFonts w:ascii="Garamond" w:hAnsi="Garamond"/>
              </w:rPr>
              <w:t>223</w:t>
            </w:r>
            <w:r w:rsidR="008A1BC2" w:rsidRPr="00041CD6">
              <w:rPr>
                <w:rFonts w:ascii="Garamond" w:hAnsi="Garamond"/>
              </w:rPr>
              <w:t xml:space="preserve"> cities</w:t>
            </w:r>
          </w:p>
        </w:tc>
        <w:tc>
          <w:tcPr>
            <w:tcW w:w="1986" w:type="dxa"/>
            <w:vAlign w:val="center"/>
            <w:hideMark/>
          </w:tcPr>
          <w:p w14:paraId="59D23E7D" w14:textId="303FC926" w:rsidR="008A1BC2" w:rsidRPr="00104304" w:rsidRDefault="008A1BC2" w:rsidP="00DE6B98">
            <w:pPr>
              <w:jc w:val="center"/>
              <w:rPr>
                <w:rFonts w:ascii="Garamond" w:hAnsi="Garamond"/>
              </w:rPr>
            </w:pPr>
            <w:r w:rsidRPr="00041CD6">
              <w:rPr>
                <w:rFonts w:ascii="Garamond" w:hAnsi="Garamond"/>
              </w:rPr>
              <w:t>75 cities</w:t>
            </w:r>
          </w:p>
        </w:tc>
      </w:tr>
      <w:tr w:rsidR="008A1BC2" w:rsidRPr="00104304" w14:paraId="72B0982B" w14:textId="77777777" w:rsidTr="00DE6B98">
        <w:trPr>
          <w:trHeight w:val="77"/>
        </w:trPr>
        <w:tc>
          <w:tcPr>
            <w:tcW w:w="3168" w:type="dxa"/>
            <w:vAlign w:val="center"/>
            <w:hideMark/>
          </w:tcPr>
          <w:p w14:paraId="27F03C1E" w14:textId="2273B650" w:rsidR="008A1BC2" w:rsidRPr="00104304" w:rsidRDefault="008A1BC2" w:rsidP="00DE6B98">
            <w:pPr>
              <w:rPr>
                <w:rFonts w:ascii="Garamond" w:hAnsi="Garamond"/>
                <w:b/>
              </w:rPr>
            </w:pPr>
            <w:r w:rsidRPr="00041CD6">
              <w:rPr>
                <w:rFonts w:ascii="Garamond" w:hAnsi="Garamond"/>
              </w:rPr>
              <w:t xml:space="preserve">Cities that </w:t>
            </w:r>
            <w:r w:rsidRPr="00041CD6">
              <w:rPr>
                <w:rFonts w:ascii="Garamond" w:hAnsi="Garamond"/>
                <w:u w:val="single"/>
              </w:rPr>
              <w:t>di</w:t>
            </w:r>
            <w:r>
              <w:rPr>
                <w:rFonts w:ascii="Garamond" w:hAnsi="Garamond"/>
                <w:u w:val="single"/>
              </w:rPr>
              <w:t>d not</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vAlign w:val="center"/>
            <w:hideMark/>
          </w:tcPr>
          <w:p w14:paraId="463F20B1" w14:textId="20AEE97A" w:rsidR="008A1BC2" w:rsidRPr="00104304" w:rsidRDefault="00FC3B7F" w:rsidP="00DE6B98">
            <w:pPr>
              <w:jc w:val="center"/>
              <w:rPr>
                <w:rFonts w:ascii="Garamond" w:hAnsi="Garamond"/>
              </w:rPr>
            </w:pPr>
            <w:r>
              <w:rPr>
                <w:rFonts w:ascii="Garamond" w:hAnsi="Garamond"/>
              </w:rPr>
              <w:t>107</w:t>
            </w:r>
            <w:r w:rsidR="008A1BC2" w:rsidRPr="00041CD6">
              <w:rPr>
                <w:rFonts w:ascii="Garamond" w:hAnsi="Garamond"/>
              </w:rPr>
              <w:t xml:space="preserve"> cities</w:t>
            </w:r>
          </w:p>
        </w:tc>
        <w:tc>
          <w:tcPr>
            <w:tcW w:w="1986" w:type="dxa"/>
            <w:vAlign w:val="center"/>
            <w:hideMark/>
          </w:tcPr>
          <w:p w14:paraId="7ED5FF50" w14:textId="6A25C0EC" w:rsidR="008A1BC2" w:rsidRPr="00104304" w:rsidRDefault="008A1BC2" w:rsidP="00DE6B98">
            <w:pPr>
              <w:jc w:val="center"/>
              <w:rPr>
                <w:rFonts w:ascii="Garamond" w:hAnsi="Garamond"/>
              </w:rPr>
            </w:pPr>
            <w:r w:rsidRPr="00041CD6">
              <w:rPr>
                <w:rFonts w:ascii="Garamond" w:hAnsi="Garamond"/>
              </w:rPr>
              <w:t>21 cities</w:t>
            </w:r>
          </w:p>
        </w:tc>
      </w:tr>
    </w:tbl>
    <w:p w14:paraId="67F56DD4" w14:textId="71041D69" w:rsidR="00424E15" w:rsidRPr="00104304" w:rsidRDefault="003E3DD5" w:rsidP="00F3129A">
      <w:pPr>
        <w:spacing w:before="120"/>
        <w:outlineLvl w:val="0"/>
        <w:rPr>
          <w:rFonts w:ascii="Garamond" w:hAnsi="Garamond"/>
        </w:rPr>
      </w:pPr>
      <w:r>
        <w:rPr>
          <w:rFonts w:ascii="Garamond" w:hAnsi="Garamond"/>
        </w:rPr>
        <w:t xml:space="preserve">[If </w:t>
      </w:r>
      <w:r w:rsidR="00424E15">
        <w:rPr>
          <w:rFonts w:ascii="Garamond" w:hAnsi="Garamond"/>
        </w:rPr>
        <w:t>Republican Congenial</w:t>
      </w:r>
      <w:r>
        <w:rPr>
          <w:rFonts w:ascii="Garamond" w:hAnsi="Garamond"/>
        </w:rPr>
        <w:t>:]</w:t>
      </w:r>
    </w:p>
    <w:tbl>
      <w:tblPr>
        <w:tblStyle w:val="TableGrid"/>
        <w:tblW w:w="0" w:type="auto"/>
        <w:tblLook w:val="0420" w:firstRow="1" w:lastRow="0" w:firstColumn="0" w:lastColumn="0" w:noHBand="0" w:noVBand="1"/>
      </w:tblPr>
      <w:tblGrid>
        <w:gridCol w:w="3168"/>
        <w:gridCol w:w="2064"/>
        <w:gridCol w:w="1986"/>
      </w:tblGrid>
      <w:tr w:rsidR="00424E15" w:rsidRPr="00104304" w14:paraId="1BEE1043" w14:textId="77777777" w:rsidTr="00CB3565">
        <w:trPr>
          <w:trHeight w:val="260"/>
        </w:trPr>
        <w:tc>
          <w:tcPr>
            <w:tcW w:w="3168" w:type="dxa"/>
            <w:vAlign w:val="center"/>
            <w:hideMark/>
          </w:tcPr>
          <w:p w14:paraId="4D835D51" w14:textId="77777777" w:rsidR="00424E15" w:rsidRPr="00104304" w:rsidRDefault="00424E15" w:rsidP="00CB3565">
            <w:pPr>
              <w:rPr>
                <w:rFonts w:ascii="Garamond" w:hAnsi="Garamond"/>
              </w:rPr>
            </w:pPr>
          </w:p>
        </w:tc>
        <w:tc>
          <w:tcPr>
            <w:tcW w:w="2064" w:type="dxa"/>
            <w:vAlign w:val="center"/>
            <w:hideMark/>
          </w:tcPr>
          <w:p w14:paraId="439FDD91" w14:textId="77777777" w:rsidR="00424E15" w:rsidRPr="00104304" w:rsidRDefault="00424E15" w:rsidP="00DE6B98">
            <w:pPr>
              <w:jc w:val="center"/>
              <w:rPr>
                <w:rFonts w:ascii="Garamond" w:hAnsi="Garamond"/>
              </w:rPr>
            </w:pPr>
            <w:r>
              <w:rPr>
                <w:rFonts w:ascii="Garamond" w:hAnsi="Garamond"/>
                <w:bCs/>
              </w:rPr>
              <w:t>Decrease in crime</w:t>
            </w:r>
          </w:p>
        </w:tc>
        <w:tc>
          <w:tcPr>
            <w:tcW w:w="1986" w:type="dxa"/>
            <w:vAlign w:val="center"/>
            <w:hideMark/>
          </w:tcPr>
          <w:p w14:paraId="6703E827" w14:textId="77777777" w:rsidR="00424E15" w:rsidRPr="00104304" w:rsidRDefault="00424E15" w:rsidP="00DE6B98">
            <w:pPr>
              <w:jc w:val="center"/>
              <w:rPr>
                <w:rFonts w:ascii="Garamond" w:hAnsi="Garamond"/>
              </w:rPr>
            </w:pPr>
            <w:r>
              <w:rPr>
                <w:rFonts w:ascii="Garamond" w:hAnsi="Garamond"/>
                <w:bCs/>
              </w:rPr>
              <w:t>Increase in crime</w:t>
            </w:r>
          </w:p>
        </w:tc>
      </w:tr>
      <w:tr w:rsidR="00424E15" w:rsidRPr="00104304" w14:paraId="4F0E14FF" w14:textId="77777777" w:rsidTr="00CB3565">
        <w:trPr>
          <w:trHeight w:val="512"/>
        </w:trPr>
        <w:tc>
          <w:tcPr>
            <w:tcW w:w="3168" w:type="dxa"/>
            <w:vAlign w:val="center"/>
            <w:hideMark/>
          </w:tcPr>
          <w:p w14:paraId="16F2A9FE" w14:textId="77777777" w:rsidR="00424E15" w:rsidRPr="00104304" w:rsidRDefault="00424E15" w:rsidP="00CB3565">
            <w:pPr>
              <w:rPr>
                <w:rFonts w:ascii="Garamond" w:hAnsi="Garamond"/>
                <w:b/>
              </w:rPr>
            </w:pPr>
            <w:r w:rsidRPr="00041CD6">
              <w:rPr>
                <w:rFonts w:ascii="Garamond" w:hAnsi="Garamond"/>
              </w:rPr>
              <w:t xml:space="preserve">Cities that </w:t>
            </w:r>
            <w:r w:rsidRPr="00041CD6">
              <w:rPr>
                <w:rFonts w:ascii="Garamond" w:hAnsi="Garamond"/>
                <w:u w:val="single"/>
              </w:rPr>
              <w:t>did</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vAlign w:val="center"/>
            <w:hideMark/>
          </w:tcPr>
          <w:p w14:paraId="76702BF8" w14:textId="5A347F53" w:rsidR="00424E15" w:rsidRPr="00104304" w:rsidRDefault="00FC3B7F" w:rsidP="00DE6B98">
            <w:pPr>
              <w:jc w:val="center"/>
              <w:rPr>
                <w:rFonts w:ascii="Garamond" w:hAnsi="Garamond"/>
              </w:rPr>
            </w:pPr>
            <w:r>
              <w:rPr>
                <w:rFonts w:ascii="Garamond" w:hAnsi="Garamond"/>
              </w:rPr>
              <w:t>223</w:t>
            </w:r>
            <w:r w:rsidR="00424E15" w:rsidRPr="00041CD6">
              <w:rPr>
                <w:rFonts w:ascii="Garamond" w:hAnsi="Garamond"/>
              </w:rPr>
              <w:t xml:space="preserve"> cities</w:t>
            </w:r>
          </w:p>
        </w:tc>
        <w:tc>
          <w:tcPr>
            <w:tcW w:w="1986" w:type="dxa"/>
            <w:vAlign w:val="center"/>
            <w:hideMark/>
          </w:tcPr>
          <w:p w14:paraId="4853B9DC" w14:textId="77777777" w:rsidR="00424E15" w:rsidRPr="00104304" w:rsidRDefault="00424E15" w:rsidP="00DE6B98">
            <w:pPr>
              <w:jc w:val="center"/>
              <w:rPr>
                <w:rFonts w:ascii="Garamond" w:hAnsi="Garamond"/>
              </w:rPr>
            </w:pPr>
            <w:r w:rsidRPr="00041CD6">
              <w:rPr>
                <w:rFonts w:ascii="Garamond" w:hAnsi="Garamond"/>
              </w:rPr>
              <w:t>75 cities</w:t>
            </w:r>
          </w:p>
        </w:tc>
      </w:tr>
      <w:tr w:rsidR="00424E15" w:rsidRPr="00104304" w14:paraId="3CC02128" w14:textId="77777777" w:rsidTr="00CB3565">
        <w:trPr>
          <w:trHeight w:val="260"/>
        </w:trPr>
        <w:tc>
          <w:tcPr>
            <w:tcW w:w="3168" w:type="dxa"/>
            <w:vAlign w:val="center"/>
            <w:hideMark/>
          </w:tcPr>
          <w:p w14:paraId="6A485FF0" w14:textId="77777777" w:rsidR="00424E15" w:rsidRPr="00104304" w:rsidRDefault="00424E15" w:rsidP="00CB3565">
            <w:pPr>
              <w:rPr>
                <w:rFonts w:ascii="Garamond" w:hAnsi="Garamond"/>
                <w:b/>
              </w:rPr>
            </w:pPr>
            <w:r w:rsidRPr="00041CD6">
              <w:rPr>
                <w:rFonts w:ascii="Garamond" w:hAnsi="Garamond"/>
              </w:rPr>
              <w:t xml:space="preserve">Cities that </w:t>
            </w:r>
            <w:r w:rsidRPr="00041CD6">
              <w:rPr>
                <w:rFonts w:ascii="Garamond" w:hAnsi="Garamond"/>
                <w:u w:val="single"/>
              </w:rPr>
              <w:t>di</w:t>
            </w:r>
            <w:r>
              <w:rPr>
                <w:rFonts w:ascii="Garamond" w:hAnsi="Garamond"/>
                <w:u w:val="single"/>
              </w:rPr>
              <w:t>d not</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vAlign w:val="center"/>
            <w:hideMark/>
          </w:tcPr>
          <w:p w14:paraId="75956A34" w14:textId="0C9A4246" w:rsidR="00424E15" w:rsidRPr="00104304" w:rsidRDefault="00FC3B7F" w:rsidP="00DE6B98">
            <w:pPr>
              <w:jc w:val="center"/>
              <w:rPr>
                <w:rFonts w:ascii="Garamond" w:hAnsi="Garamond"/>
              </w:rPr>
            </w:pPr>
            <w:r>
              <w:rPr>
                <w:rFonts w:ascii="Garamond" w:hAnsi="Garamond"/>
              </w:rPr>
              <w:t>107</w:t>
            </w:r>
            <w:r w:rsidR="00424E15" w:rsidRPr="00041CD6">
              <w:rPr>
                <w:rFonts w:ascii="Garamond" w:hAnsi="Garamond"/>
              </w:rPr>
              <w:t xml:space="preserve"> cities</w:t>
            </w:r>
          </w:p>
        </w:tc>
        <w:tc>
          <w:tcPr>
            <w:tcW w:w="1986" w:type="dxa"/>
            <w:vAlign w:val="center"/>
            <w:hideMark/>
          </w:tcPr>
          <w:p w14:paraId="00183BF0" w14:textId="77777777" w:rsidR="00424E15" w:rsidRPr="00104304" w:rsidRDefault="00424E15" w:rsidP="00DE6B98">
            <w:pPr>
              <w:jc w:val="center"/>
              <w:rPr>
                <w:rFonts w:ascii="Garamond" w:hAnsi="Garamond"/>
              </w:rPr>
            </w:pPr>
            <w:r w:rsidRPr="00041CD6">
              <w:rPr>
                <w:rFonts w:ascii="Garamond" w:hAnsi="Garamond"/>
              </w:rPr>
              <w:t>21 cities</w:t>
            </w:r>
          </w:p>
        </w:tc>
      </w:tr>
    </w:tbl>
    <w:p w14:paraId="6A20E87E" w14:textId="6F425AA8" w:rsidR="004C73E8" w:rsidRPr="00540A4D" w:rsidRDefault="004C73E8" w:rsidP="004C73E8">
      <w:pPr>
        <w:tabs>
          <w:tab w:val="left" w:pos="450"/>
        </w:tabs>
        <w:rPr>
          <w:rFonts w:ascii="Garamond" w:hAnsi="Garamond"/>
        </w:rPr>
      </w:pPr>
    </w:p>
    <w:p w14:paraId="0B8409AF" w14:textId="34F231DE" w:rsidR="004C73E8" w:rsidRDefault="004C73E8" w:rsidP="004C73E8">
      <w:pPr>
        <w:tabs>
          <w:tab w:val="left" w:pos="450"/>
        </w:tabs>
        <w:rPr>
          <w:rFonts w:ascii="Garamond" w:hAnsi="Garamond"/>
        </w:rPr>
      </w:pPr>
      <w:r>
        <w:rPr>
          <w:rFonts w:ascii="Garamond" w:hAnsi="Garamond"/>
        </w:rPr>
        <w:t>W</w:t>
      </w:r>
      <w:r w:rsidR="00745359">
        <w:rPr>
          <w:rFonts w:ascii="Garamond" w:hAnsi="Garamond"/>
        </w:rPr>
        <w:t>hat</w:t>
      </w:r>
      <w:r>
        <w:rPr>
          <w:rFonts w:ascii="Garamond" w:hAnsi="Garamond"/>
        </w:rPr>
        <w:t xml:space="preserve"> result does the study support?</w:t>
      </w:r>
    </w:p>
    <w:p w14:paraId="6374453B" w14:textId="3FA3F342" w:rsidR="004C73E8" w:rsidRDefault="004C73E8" w:rsidP="003157AD">
      <w:pPr>
        <w:pStyle w:val="ListParagraph"/>
        <w:numPr>
          <w:ilvl w:val="0"/>
          <w:numId w:val="1"/>
        </w:numPr>
        <w:tabs>
          <w:tab w:val="left" w:pos="450"/>
        </w:tabs>
        <w:rPr>
          <w:rFonts w:ascii="Garamond" w:hAnsi="Garamond"/>
        </w:rPr>
      </w:pPr>
      <w:r>
        <w:rPr>
          <w:rFonts w:ascii="Garamond" w:hAnsi="Garamond"/>
        </w:rPr>
        <w:t>C</w:t>
      </w:r>
      <w:r w:rsidRPr="00104304">
        <w:rPr>
          <w:rFonts w:ascii="Garamond" w:hAnsi="Garamond"/>
        </w:rPr>
        <w:t xml:space="preserve">ities that enacted a ban on carrying concealed handguns </w:t>
      </w:r>
      <w:r w:rsidR="004E6B0E">
        <w:rPr>
          <w:rFonts w:ascii="Garamond" w:hAnsi="Garamond"/>
        </w:rPr>
        <w:t xml:space="preserve">were </w:t>
      </w:r>
      <w:r w:rsidRPr="00104304">
        <w:rPr>
          <w:rFonts w:ascii="Garamond" w:hAnsi="Garamond"/>
        </w:rPr>
        <w:t xml:space="preserve">more likely to have </w:t>
      </w:r>
      <w:r w:rsidRPr="00BE73B2">
        <w:rPr>
          <w:rFonts w:ascii="Garamond" w:hAnsi="Garamond"/>
          <w:u w:val="single"/>
        </w:rPr>
        <w:t>a decrease in crime</w:t>
      </w:r>
      <w:r w:rsidRPr="00104304">
        <w:rPr>
          <w:rFonts w:ascii="Garamond" w:hAnsi="Garamond"/>
        </w:rPr>
        <w:t xml:space="preserve"> than cities without bans</w:t>
      </w:r>
      <w:r>
        <w:rPr>
          <w:rFonts w:ascii="Garamond" w:hAnsi="Garamond"/>
        </w:rPr>
        <w:t>.</w:t>
      </w:r>
    </w:p>
    <w:p w14:paraId="4624A6A6" w14:textId="59F6C5DD" w:rsidR="008A3F78" w:rsidRDefault="004C73E8" w:rsidP="003157AD">
      <w:pPr>
        <w:pStyle w:val="ListParagraph"/>
        <w:numPr>
          <w:ilvl w:val="0"/>
          <w:numId w:val="1"/>
        </w:numPr>
        <w:tabs>
          <w:tab w:val="left" w:pos="450"/>
        </w:tabs>
        <w:rPr>
          <w:rFonts w:ascii="Garamond" w:hAnsi="Garamond"/>
        </w:rPr>
      </w:pPr>
      <w:r>
        <w:rPr>
          <w:rFonts w:ascii="Garamond" w:hAnsi="Garamond"/>
        </w:rPr>
        <w:t>C</w:t>
      </w:r>
      <w:r w:rsidRPr="00104304">
        <w:rPr>
          <w:rFonts w:ascii="Garamond" w:hAnsi="Garamond"/>
        </w:rPr>
        <w:t xml:space="preserve">ities that enacted a ban on carrying concealed handguns </w:t>
      </w:r>
      <w:r w:rsidR="004E6B0E">
        <w:rPr>
          <w:rFonts w:ascii="Garamond" w:hAnsi="Garamond"/>
        </w:rPr>
        <w:t xml:space="preserve">were </w:t>
      </w:r>
      <w:r w:rsidRPr="00104304">
        <w:rPr>
          <w:rFonts w:ascii="Garamond" w:hAnsi="Garamond"/>
        </w:rPr>
        <w:t xml:space="preserve">more likely to have </w:t>
      </w:r>
      <w:r w:rsidRPr="001D0440">
        <w:rPr>
          <w:rFonts w:ascii="Garamond" w:hAnsi="Garamond"/>
          <w:u w:val="single"/>
        </w:rPr>
        <w:t>an increase in crime</w:t>
      </w:r>
      <w:r w:rsidRPr="00104304">
        <w:rPr>
          <w:rFonts w:ascii="Garamond" w:hAnsi="Garamond"/>
        </w:rPr>
        <w:t xml:space="preserve"> than cities without bans</w:t>
      </w:r>
      <w:r>
        <w:rPr>
          <w:rFonts w:ascii="Garamond" w:hAnsi="Garamond"/>
        </w:rPr>
        <w:t>.</w:t>
      </w:r>
    </w:p>
    <w:p w14:paraId="6B1191AA" w14:textId="77777777" w:rsidR="0080735F" w:rsidRPr="0080735F" w:rsidRDefault="0080735F" w:rsidP="0080735F">
      <w:pPr>
        <w:tabs>
          <w:tab w:val="left" w:pos="450"/>
        </w:tabs>
        <w:rPr>
          <w:rFonts w:ascii="Garamond" w:hAnsi="Garamond"/>
        </w:rPr>
      </w:pPr>
    </w:p>
    <w:p w14:paraId="0C91FEC5" w14:textId="77777777" w:rsidR="00CA1B06" w:rsidRDefault="00CA1B06">
      <w:pPr>
        <w:rPr>
          <w:rFonts w:ascii="Garamond" w:hAnsi="Garamond"/>
          <w:b/>
        </w:rPr>
      </w:pPr>
      <w:r>
        <w:rPr>
          <w:rFonts w:ascii="Garamond" w:hAnsi="Garamond"/>
          <w:b/>
        </w:rPr>
        <w:br w:type="page"/>
      </w:r>
    </w:p>
    <w:p w14:paraId="0FAC2435" w14:textId="5AFF3B47" w:rsidR="001E6149" w:rsidRDefault="002A29B2" w:rsidP="001E6149">
      <w:pPr>
        <w:tabs>
          <w:tab w:val="left" w:pos="450"/>
        </w:tabs>
        <w:spacing w:after="120"/>
        <w:jc w:val="center"/>
        <w:rPr>
          <w:rFonts w:ascii="Garamond" w:hAnsi="Garamond"/>
          <w:b/>
        </w:rPr>
      </w:pPr>
      <w:commentRangeStart w:id="4"/>
      <w:r>
        <w:rPr>
          <w:rFonts w:ascii="Garamond" w:hAnsi="Garamond"/>
          <w:b/>
        </w:rPr>
        <w:lastRenderedPageBreak/>
        <w:t>Post-Treatment</w:t>
      </w:r>
      <w:r w:rsidR="001E6149">
        <w:rPr>
          <w:rFonts w:ascii="Garamond" w:hAnsi="Garamond"/>
          <w:b/>
        </w:rPr>
        <w:t xml:space="preserve"> Question</w:t>
      </w:r>
      <w:r w:rsidR="00E07B48">
        <w:rPr>
          <w:rFonts w:ascii="Garamond" w:hAnsi="Garamond"/>
          <w:b/>
        </w:rPr>
        <w:t>s</w:t>
      </w:r>
      <w:commentRangeEnd w:id="4"/>
      <w:r w:rsidR="00F14375">
        <w:rPr>
          <w:rStyle w:val="CommentReference"/>
        </w:rPr>
        <w:commentReference w:id="4"/>
      </w:r>
    </w:p>
    <w:p w14:paraId="3423B737" w14:textId="775D6C98" w:rsidR="00DA4C2B" w:rsidRDefault="001E6149" w:rsidP="003157AD">
      <w:pPr>
        <w:pStyle w:val="Default"/>
        <w:numPr>
          <w:ilvl w:val="0"/>
          <w:numId w:val="14"/>
        </w:numPr>
        <w:rPr>
          <w:rFonts w:ascii="Garamond" w:hAnsi="Garamond" w:cs="Garamond"/>
        </w:rPr>
      </w:pPr>
      <w:r>
        <w:rPr>
          <w:rFonts w:ascii="Garamond" w:hAnsi="Garamond" w:cs="Garamond"/>
        </w:rPr>
        <w:t xml:space="preserve">Please explain </w:t>
      </w:r>
      <w:r w:rsidR="00F51401">
        <w:rPr>
          <w:rFonts w:ascii="Garamond" w:hAnsi="Garamond" w:cs="Garamond"/>
        </w:rPr>
        <w:t xml:space="preserve">how you arrived at </w:t>
      </w:r>
      <w:r>
        <w:rPr>
          <w:rFonts w:ascii="Garamond" w:hAnsi="Garamond" w:cs="Garamond"/>
        </w:rPr>
        <w:t>your answer.</w:t>
      </w:r>
    </w:p>
    <w:p w14:paraId="70263C36" w14:textId="69937D66" w:rsidR="00B27CE3" w:rsidRDefault="00DA4C2B" w:rsidP="00DA4C2B">
      <w:pPr>
        <w:pStyle w:val="Default"/>
        <w:ind w:left="360"/>
        <w:rPr>
          <w:rFonts w:ascii="Garamond" w:hAnsi="Garamond" w:cs="Garamond"/>
        </w:rPr>
      </w:pPr>
      <w:r>
        <w:rPr>
          <w:rFonts w:ascii="Garamond" w:hAnsi="Garamond" w:cs="Garamond"/>
        </w:rPr>
        <w:tab/>
      </w:r>
      <w:r w:rsidR="00AD289C">
        <w:rPr>
          <w:rFonts w:ascii="Garamond" w:hAnsi="Garamond" w:cs="Garamond"/>
        </w:rPr>
        <w:t>[Open-Ended]</w:t>
      </w:r>
    </w:p>
    <w:p w14:paraId="0F92EEEB" w14:textId="77777777" w:rsidR="009A544B" w:rsidRDefault="009A544B" w:rsidP="001E6149">
      <w:pPr>
        <w:pStyle w:val="Default"/>
        <w:rPr>
          <w:rFonts w:ascii="Garamond" w:hAnsi="Garamond" w:cs="Garamond"/>
        </w:rPr>
      </w:pPr>
    </w:p>
    <w:p w14:paraId="49767DE8" w14:textId="77777777" w:rsidR="007E4C4A" w:rsidRDefault="001F08E9" w:rsidP="003157AD">
      <w:pPr>
        <w:pStyle w:val="Default"/>
        <w:numPr>
          <w:ilvl w:val="0"/>
          <w:numId w:val="14"/>
        </w:numPr>
        <w:rPr>
          <w:rFonts w:ascii="Garamond" w:hAnsi="Garamond" w:cs="Garamond"/>
        </w:rPr>
      </w:pPr>
      <w:r>
        <w:rPr>
          <w:rFonts w:ascii="Garamond" w:hAnsi="Garamond" w:cs="Garamond"/>
        </w:rPr>
        <w:t xml:space="preserve">How </w:t>
      </w:r>
      <w:r w:rsidR="00562EE4">
        <w:rPr>
          <w:rFonts w:ascii="Garamond" w:hAnsi="Garamond" w:cs="Garamond"/>
        </w:rPr>
        <w:t xml:space="preserve">well </w:t>
      </w:r>
      <w:r w:rsidR="006817F5">
        <w:rPr>
          <w:rFonts w:ascii="Garamond" w:hAnsi="Garamond" w:cs="Garamond"/>
        </w:rPr>
        <w:t>do you think this study wa</w:t>
      </w:r>
      <w:r>
        <w:rPr>
          <w:rFonts w:ascii="Garamond" w:hAnsi="Garamond" w:cs="Garamond"/>
        </w:rPr>
        <w:t>s</w:t>
      </w:r>
      <w:r w:rsidR="00334BB1">
        <w:rPr>
          <w:rFonts w:ascii="Garamond" w:hAnsi="Garamond" w:cs="Garamond"/>
        </w:rPr>
        <w:t xml:space="preserve"> conducted</w:t>
      </w:r>
      <w:r>
        <w:rPr>
          <w:rFonts w:ascii="Garamond" w:hAnsi="Garamond" w:cs="Garamond"/>
        </w:rPr>
        <w:t>?</w:t>
      </w:r>
    </w:p>
    <w:p w14:paraId="6245CF55" w14:textId="3792F1C1" w:rsidR="001F08E9" w:rsidRDefault="007E4C4A" w:rsidP="007E4C4A">
      <w:pPr>
        <w:pStyle w:val="Default"/>
        <w:ind w:left="360"/>
        <w:rPr>
          <w:rFonts w:ascii="Garamond" w:hAnsi="Garamond" w:cs="Garamond"/>
        </w:rPr>
      </w:pPr>
      <w:r>
        <w:rPr>
          <w:rFonts w:ascii="Garamond" w:hAnsi="Garamond" w:cs="Garamond"/>
        </w:rPr>
        <w:tab/>
        <w:t>[</w:t>
      </w:r>
      <w:r w:rsidR="00420082">
        <w:rPr>
          <w:rFonts w:ascii="Garamond" w:hAnsi="Garamond" w:cs="Garamond"/>
        </w:rPr>
        <w:t>11</w:t>
      </w:r>
      <w:r w:rsidR="00284711">
        <w:rPr>
          <w:rFonts w:ascii="Garamond" w:hAnsi="Garamond" w:cs="Garamond"/>
        </w:rPr>
        <w:t>-point scale from “Very p</w:t>
      </w:r>
      <w:r>
        <w:rPr>
          <w:rFonts w:ascii="Garamond" w:hAnsi="Garamond" w:cs="Garamond"/>
        </w:rPr>
        <w:t>oorly done” to “Very well done”]</w:t>
      </w:r>
    </w:p>
    <w:p w14:paraId="01D52AD5" w14:textId="77777777" w:rsidR="00284711" w:rsidRDefault="00284711" w:rsidP="00CF1CDC">
      <w:pPr>
        <w:pStyle w:val="Default"/>
        <w:rPr>
          <w:rFonts w:ascii="Garamond" w:hAnsi="Garamond" w:cs="Garamond"/>
        </w:rPr>
      </w:pPr>
    </w:p>
    <w:p w14:paraId="6BFC4F4D" w14:textId="0878BF36" w:rsidR="00BE6222" w:rsidRDefault="0012022B" w:rsidP="003157AD">
      <w:pPr>
        <w:pStyle w:val="Default"/>
        <w:numPr>
          <w:ilvl w:val="0"/>
          <w:numId w:val="14"/>
        </w:numPr>
        <w:rPr>
          <w:rFonts w:ascii="Garamond" w:hAnsi="Garamond" w:cs="Garamond"/>
        </w:rPr>
      </w:pPr>
      <w:r>
        <w:rPr>
          <w:rFonts w:ascii="Garamond" w:hAnsi="Garamond" w:cs="Garamond"/>
        </w:rPr>
        <w:t xml:space="preserve">How </w:t>
      </w:r>
      <w:r w:rsidR="009C3E62">
        <w:rPr>
          <w:rFonts w:ascii="Garamond" w:hAnsi="Garamond" w:cs="Garamond"/>
        </w:rPr>
        <w:t>convincing is this study</w:t>
      </w:r>
      <w:r w:rsidR="008F5372">
        <w:rPr>
          <w:rFonts w:ascii="Garamond" w:hAnsi="Garamond" w:cs="Garamond"/>
        </w:rPr>
        <w:t xml:space="preserve"> as evidence </w:t>
      </w:r>
      <w:r w:rsidR="00EF54F5">
        <w:rPr>
          <w:rFonts w:ascii="Garamond" w:hAnsi="Garamond" w:cs="Garamond"/>
        </w:rPr>
        <w:t>of</w:t>
      </w:r>
      <w:r>
        <w:rPr>
          <w:rFonts w:ascii="Garamond" w:hAnsi="Garamond" w:cs="Garamond"/>
        </w:rPr>
        <w:t xml:space="preserve"> the effect of </w:t>
      </w:r>
      <w:r w:rsidR="00E75293">
        <w:rPr>
          <w:rFonts w:ascii="Garamond" w:hAnsi="Garamond" w:cs="Garamond"/>
        </w:rPr>
        <w:t>banning concealed handguns</w:t>
      </w:r>
      <w:r>
        <w:rPr>
          <w:rFonts w:ascii="Garamond" w:hAnsi="Garamond" w:cs="Garamond"/>
        </w:rPr>
        <w:t xml:space="preserve"> on crime?</w:t>
      </w:r>
    </w:p>
    <w:p w14:paraId="1661F4B0" w14:textId="33AE204A" w:rsidR="0012022B" w:rsidRDefault="00BE6222" w:rsidP="00E72573">
      <w:pPr>
        <w:pStyle w:val="Default"/>
        <w:ind w:left="720" w:hanging="360"/>
        <w:rPr>
          <w:rFonts w:ascii="Garamond" w:hAnsi="Garamond" w:cs="Garamond"/>
        </w:rPr>
      </w:pPr>
      <w:r>
        <w:rPr>
          <w:rFonts w:ascii="Garamond" w:hAnsi="Garamond" w:cs="Garamond"/>
        </w:rPr>
        <w:tab/>
        <w:t>[</w:t>
      </w:r>
      <w:r w:rsidR="00665218">
        <w:rPr>
          <w:rFonts w:ascii="Garamond" w:hAnsi="Garamond" w:cs="Garamond"/>
        </w:rPr>
        <w:t>11</w:t>
      </w:r>
      <w:r w:rsidR="00284711">
        <w:rPr>
          <w:rFonts w:ascii="Garamond" w:hAnsi="Garamond" w:cs="Garamond"/>
        </w:rPr>
        <w:t>-point scale from “</w:t>
      </w:r>
      <w:r w:rsidR="00E336D4">
        <w:rPr>
          <w:rFonts w:ascii="Garamond" w:hAnsi="Garamond" w:cs="Garamond"/>
        </w:rPr>
        <w:t>Completely unconvincing</w:t>
      </w:r>
      <w:r w:rsidR="00284711">
        <w:rPr>
          <w:rFonts w:ascii="Garamond" w:hAnsi="Garamond" w:cs="Garamond"/>
        </w:rPr>
        <w:t>” to “</w:t>
      </w:r>
      <w:r w:rsidR="00E336D4">
        <w:rPr>
          <w:rFonts w:ascii="Garamond" w:hAnsi="Garamond" w:cs="Garamond"/>
        </w:rPr>
        <w:t>Completely convincing</w:t>
      </w:r>
      <w:r>
        <w:rPr>
          <w:rFonts w:ascii="Garamond" w:hAnsi="Garamond" w:cs="Garamond"/>
        </w:rPr>
        <w:t>”</w:t>
      </w:r>
      <w:r w:rsidR="00E72573">
        <w:rPr>
          <w:rFonts w:ascii="Garamond" w:hAnsi="Garamond" w:cs="Garamond"/>
        </w:rPr>
        <w:t xml:space="preserve"> with “Neither convincing nor unconvincing” in the middle</w:t>
      </w:r>
      <w:r>
        <w:rPr>
          <w:rFonts w:ascii="Garamond" w:hAnsi="Garamond" w:cs="Garamond"/>
        </w:rPr>
        <w:t>]</w:t>
      </w:r>
    </w:p>
    <w:p w14:paraId="0BAFFD8C" w14:textId="77777777" w:rsidR="00724B2C" w:rsidRDefault="00724B2C" w:rsidP="00CF1CDC">
      <w:pPr>
        <w:pStyle w:val="Default"/>
        <w:rPr>
          <w:rFonts w:ascii="Garamond" w:hAnsi="Garamond" w:cs="Garamond"/>
        </w:rPr>
      </w:pPr>
    </w:p>
    <w:p w14:paraId="799EA4AB" w14:textId="1644EACE" w:rsidR="00724B2C" w:rsidRDefault="00724B2C" w:rsidP="003157AD">
      <w:pPr>
        <w:pStyle w:val="Default"/>
        <w:numPr>
          <w:ilvl w:val="0"/>
          <w:numId w:val="14"/>
        </w:numPr>
        <w:rPr>
          <w:rFonts w:ascii="Garamond" w:hAnsi="Garamond" w:cs="Garamond"/>
        </w:rPr>
      </w:pPr>
      <w:r>
        <w:rPr>
          <w:rFonts w:ascii="Garamond" w:hAnsi="Garamond" w:cs="Garamond"/>
        </w:rPr>
        <w:t>Do you think the researchers</w:t>
      </w:r>
      <w:r w:rsidR="007C244B">
        <w:rPr>
          <w:rFonts w:ascii="Garamond" w:hAnsi="Garamond" w:cs="Garamond"/>
        </w:rPr>
        <w:t xml:space="preserve"> who conducted the study</w:t>
      </w:r>
      <w:r>
        <w:rPr>
          <w:rFonts w:ascii="Garamond" w:hAnsi="Garamond" w:cs="Garamond"/>
        </w:rPr>
        <w:t xml:space="preserve"> </w:t>
      </w:r>
      <w:ins w:id="5" w:author="Kabir Khanna" w:date="2013-10-22T17:03:00Z">
        <w:r w:rsidR="00503858">
          <w:rPr>
            <w:rFonts w:ascii="Garamond" w:hAnsi="Garamond" w:cs="Garamond"/>
          </w:rPr>
          <w:t>supported</w:t>
        </w:r>
      </w:ins>
      <w:del w:id="6" w:author="Kabir Khanna" w:date="2013-10-22T17:03:00Z">
        <w:r w:rsidDel="00503858">
          <w:rPr>
            <w:rFonts w:ascii="Garamond" w:hAnsi="Garamond" w:cs="Garamond"/>
          </w:rPr>
          <w:delText>favor</w:delText>
        </w:r>
      </w:del>
      <w:r>
        <w:rPr>
          <w:rFonts w:ascii="Garamond" w:hAnsi="Garamond" w:cs="Garamond"/>
        </w:rPr>
        <w:t xml:space="preserve"> or </w:t>
      </w:r>
      <w:del w:id="7" w:author="Kabir Khanna" w:date="2013-10-22T17:03:00Z">
        <w:r w:rsidDel="00503858">
          <w:rPr>
            <w:rFonts w:ascii="Garamond" w:hAnsi="Garamond" w:cs="Garamond"/>
          </w:rPr>
          <w:delText xml:space="preserve">oppose </w:delText>
        </w:r>
      </w:del>
      <w:ins w:id="8" w:author="Kabir Khanna" w:date="2013-10-22T17:03:00Z">
        <w:r w:rsidR="00503858">
          <w:rPr>
            <w:rFonts w:ascii="Garamond" w:hAnsi="Garamond" w:cs="Garamond"/>
          </w:rPr>
          <w:t xml:space="preserve">opposed </w:t>
        </w:r>
      </w:ins>
      <w:r>
        <w:rPr>
          <w:rFonts w:ascii="Garamond" w:hAnsi="Garamond" w:cs="Garamond"/>
        </w:rPr>
        <w:t>gun control</w:t>
      </w:r>
      <w:ins w:id="9" w:author="Kabir Khanna" w:date="2013-10-22T17:03:00Z">
        <w:r w:rsidR="00503858">
          <w:rPr>
            <w:rFonts w:ascii="Garamond" w:hAnsi="Garamond" w:cs="Garamond"/>
          </w:rPr>
          <w:t xml:space="preserve"> prior to the study</w:t>
        </w:r>
      </w:ins>
      <w:r>
        <w:rPr>
          <w:rFonts w:ascii="Garamond" w:hAnsi="Garamond" w:cs="Garamond"/>
        </w:rPr>
        <w:t>?</w:t>
      </w:r>
    </w:p>
    <w:p w14:paraId="3EB5E02F" w14:textId="77070BBE" w:rsidR="008B31F8" w:rsidRDefault="008B31F8" w:rsidP="003157AD">
      <w:pPr>
        <w:pStyle w:val="Default"/>
        <w:numPr>
          <w:ilvl w:val="0"/>
          <w:numId w:val="15"/>
        </w:numPr>
        <w:ind w:left="1440"/>
        <w:rPr>
          <w:rFonts w:ascii="Garamond" w:hAnsi="Garamond" w:cs="Garamond"/>
        </w:rPr>
      </w:pPr>
      <w:r>
        <w:rPr>
          <w:rFonts w:ascii="Garamond" w:hAnsi="Garamond" w:cs="Garamond"/>
        </w:rPr>
        <w:t>Researchers favor gun control</w:t>
      </w:r>
    </w:p>
    <w:p w14:paraId="06DBCF0B" w14:textId="29C9C605" w:rsidR="00705A19" w:rsidRDefault="00705A19" w:rsidP="003157AD">
      <w:pPr>
        <w:pStyle w:val="Default"/>
        <w:numPr>
          <w:ilvl w:val="0"/>
          <w:numId w:val="15"/>
        </w:numPr>
        <w:ind w:left="1440"/>
        <w:rPr>
          <w:ins w:id="10" w:author="Kabir Khanna" w:date="2013-10-22T17:01:00Z"/>
          <w:rFonts w:ascii="Garamond" w:hAnsi="Garamond" w:cs="Garamond"/>
        </w:rPr>
      </w:pPr>
      <w:ins w:id="11" w:author="Kabir Khanna" w:date="2013-10-22T17:02:00Z">
        <w:r>
          <w:rPr>
            <w:rFonts w:ascii="Garamond" w:hAnsi="Garamond" w:cs="Garamond"/>
          </w:rPr>
          <w:t>Researchers n</w:t>
        </w:r>
      </w:ins>
      <w:ins w:id="12" w:author="Kabir Khanna" w:date="2013-10-22T17:01:00Z">
        <w:r>
          <w:rPr>
            <w:rFonts w:ascii="Garamond" w:hAnsi="Garamond" w:cs="Garamond"/>
          </w:rPr>
          <w:t>either favor nor oppose gun control</w:t>
        </w:r>
      </w:ins>
    </w:p>
    <w:p w14:paraId="2B732460" w14:textId="0B0CC453" w:rsidR="00724B2C" w:rsidRDefault="00003102" w:rsidP="003157AD">
      <w:pPr>
        <w:pStyle w:val="Default"/>
        <w:numPr>
          <w:ilvl w:val="0"/>
          <w:numId w:val="15"/>
        </w:numPr>
        <w:ind w:left="1440"/>
        <w:rPr>
          <w:rFonts w:ascii="Garamond" w:hAnsi="Garamond" w:cs="Garamond"/>
        </w:rPr>
      </w:pPr>
      <w:r>
        <w:rPr>
          <w:rFonts w:ascii="Garamond" w:hAnsi="Garamond" w:cs="Garamond"/>
        </w:rPr>
        <w:t>Researchers oppose gun control</w:t>
      </w:r>
    </w:p>
    <w:p w14:paraId="03D45130" w14:textId="77777777" w:rsidR="00941DA2" w:rsidRPr="00941DA2" w:rsidRDefault="00941DA2" w:rsidP="00941DA2">
      <w:pPr>
        <w:pStyle w:val="Default"/>
        <w:rPr>
          <w:rFonts w:ascii="Garamond" w:hAnsi="Garamond" w:cs="Garamond"/>
        </w:rPr>
      </w:pPr>
    </w:p>
    <w:p w14:paraId="30FED059" w14:textId="2DAEF243" w:rsidR="009E21B1" w:rsidRDefault="006F20DC" w:rsidP="003157AD">
      <w:pPr>
        <w:pStyle w:val="Default"/>
        <w:numPr>
          <w:ilvl w:val="0"/>
          <w:numId w:val="14"/>
        </w:numPr>
        <w:rPr>
          <w:rFonts w:ascii="Garamond" w:hAnsi="Garamond" w:cs="Garamond"/>
        </w:rPr>
      </w:pPr>
      <w:r>
        <w:rPr>
          <w:rFonts w:ascii="Garamond" w:hAnsi="Garamond" w:cs="Garamond"/>
        </w:rPr>
        <w:t>How many</w:t>
      </w:r>
      <w:r w:rsidR="009E21B1">
        <w:rPr>
          <w:rFonts w:ascii="Garamond" w:hAnsi="Garamond" w:cs="Garamond"/>
        </w:rPr>
        <w:t xml:space="preserve"> cities</w:t>
      </w:r>
      <w:r>
        <w:rPr>
          <w:rFonts w:ascii="Garamond" w:hAnsi="Garamond" w:cs="Garamond"/>
        </w:rPr>
        <w:t xml:space="preserve"> were</w:t>
      </w:r>
      <w:r w:rsidR="009E21B1">
        <w:rPr>
          <w:rFonts w:ascii="Garamond" w:hAnsi="Garamond" w:cs="Garamond"/>
        </w:rPr>
        <w:t xml:space="preserve"> in each of the f</w:t>
      </w:r>
      <w:r w:rsidR="001325C1">
        <w:rPr>
          <w:rFonts w:ascii="Garamond" w:hAnsi="Garamond" w:cs="Garamond"/>
        </w:rPr>
        <w:t>our cells in the table</w:t>
      </w:r>
      <w:r w:rsidR="00A16DBA">
        <w:rPr>
          <w:rFonts w:ascii="Garamond" w:hAnsi="Garamond" w:cs="Garamond"/>
        </w:rPr>
        <w:t xml:space="preserve"> of results</w:t>
      </w:r>
      <w:r w:rsidR="001325C1">
        <w:rPr>
          <w:rFonts w:ascii="Garamond" w:hAnsi="Garamond" w:cs="Garamond"/>
        </w:rPr>
        <w:t>?</w:t>
      </w:r>
      <w:r w:rsidR="00A16DBA">
        <w:rPr>
          <w:rFonts w:ascii="Garamond" w:hAnsi="Garamond" w:cs="Garamond"/>
        </w:rPr>
        <w:t xml:space="preserve"> </w:t>
      </w:r>
      <w:r w:rsidR="009E21B1">
        <w:rPr>
          <w:rFonts w:ascii="Garamond" w:hAnsi="Garamond" w:cs="Garamond"/>
        </w:rPr>
        <w:t xml:space="preserve">Please </w:t>
      </w:r>
      <w:r w:rsidR="00E177A6">
        <w:rPr>
          <w:rFonts w:ascii="Garamond" w:hAnsi="Garamond" w:cs="Garamond"/>
        </w:rPr>
        <w:t>fill out the</w:t>
      </w:r>
      <w:r w:rsidR="009E21B1">
        <w:rPr>
          <w:rFonts w:ascii="Garamond" w:hAnsi="Garamond" w:cs="Garamond"/>
        </w:rPr>
        <w:t xml:space="preserve"> </w:t>
      </w:r>
      <w:r w:rsidR="00E177A6">
        <w:rPr>
          <w:rFonts w:ascii="Garamond" w:hAnsi="Garamond" w:cs="Garamond"/>
        </w:rPr>
        <w:t xml:space="preserve">table </w:t>
      </w:r>
      <w:r w:rsidR="009E21B1">
        <w:rPr>
          <w:rFonts w:ascii="Garamond" w:hAnsi="Garamond" w:cs="Garamond"/>
        </w:rPr>
        <w:t>below to the best of your ability.</w:t>
      </w:r>
    </w:p>
    <w:p w14:paraId="708F23D4" w14:textId="77777777" w:rsidR="007B2206" w:rsidRDefault="007B2206" w:rsidP="007B2206">
      <w:pPr>
        <w:outlineLvl w:val="0"/>
        <w:rPr>
          <w:rFonts w:ascii="Garamond" w:hAnsi="Garamond"/>
        </w:rPr>
      </w:pPr>
    </w:p>
    <w:p w14:paraId="379B63AD" w14:textId="04C2BEF5" w:rsidR="00A77E84" w:rsidRPr="00104304" w:rsidRDefault="00830A71" w:rsidP="00A77E84">
      <w:pPr>
        <w:outlineLvl w:val="0"/>
        <w:rPr>
          <w:rFonts w:ascii="Garamond" w:hAnsi="Garamond"/>
        </w:rPr>
      </w:pPr>
      <w:r>
        <w:rPr>
          <w:rFonts w:ascii="Garamond" w:hAnsi="Garamond"/>
        </w:rPr>
        <w:t>[If</w:t>
      </w:r>
      <w:r w:rsidR="00A77E84">
        <w:rPr>
          <w:rFonts w:ascii="Garamond" w:hAnsi="Garamond"/>
        </w:rPr>
        <w:t xml:space="preserve"> Democrat Congenial Condition</w:t>
      </w:r>
      <w:r>
        <w:rPr>
          <w:rFonts w:ascii="Garamond" w:hAnsi="Garamond"/>
        </w:rPr>
        <w:t>:]</w:t>
      </w:r>
    </w:p>
    <w:tbl>
      <w:tblPr>
        <w:tblStyle w:val="TableGrid"/>
        <w:tblW w:w="0" w:type="auto"/>
        <w:tblLook w:val="0420" w:firstRow="1" w:lastRow="0" w:firstColumn="0" w:lastColumn="0" w:noHBand="0" w:noVBand="1"/>
      </w:tblPr>
      <w:tblGrid>
        <w:gridCol w:w="3168"/>
        <w:gridCol w:w="2064"/>
        <w:gridCol w:w="1986"/>
      </w:tblGrid>
      <w:tr w:rsidR="00A77E84" w:rsidRPr="00104304" w14:paraId="7AD5F838" w14:textId="77777777" w:rsidTr="00D75288">
        <w:trPr>
          <w:trHeight w:val="287"/>
        </w:trPr>
        <w:tc>
          <w:tcPr>
            <w:tcW w:w="3168" w:type="dxa"/>
            <w:hideMark/>
          </w:tcPr>
          <w:p w14:paraId="5F4BC0AF" w14:textId="77777777" w:rsidR="00A77E84" w:rsidRPr="00104304" w:rsidRDefault="00A77E84" w:rsidP="004F54B7">
            <w:pPr>
              <w:rPr>
                <w:rFonts w:ascii="Garamond" w:hAnsi="Garamond"/>
              </w:rPr>
            </w:pPr>
          </w:p>
        </w:tc>
        <w:tc>
          <w:tcPr>
            <w:tcW w:w="2064" w:type="dxa"/>
            <w:hideMark/>
          </w:tcPr>
          <w:p w14:paraId="782BD56F" w14:textId="77777777" w:rsidR="00A77E84" w:rsidRPr="00104304" w:rsidRDefault="00A77E84" w:rsidP="004F54B7">
            <w:pPr>
              <w:rPr>
                <w:rFonts w:ascii="Garamond" w:hAnsi="Garamond"/>
              </w:rPr>
            </w:pPr>
            <w:r>
              <w:rPr>
                <w:rFonts w:ascii="Garamond" w:hAnsi="Garamond"/>
                <w:bCs/>
              </w:rPr>
              <w:t>Increase in crime</w:t>
            </w:r>
          </w:p>
        </w:tc>
        <w:tc>
          <w:tcPr>
            <w:tcW w:w="1986" w:type="dxa"/>
            <w:hideMark/>
          </w:tcPr>
          <w:p w14:paraId="44A7F7B0" w14:textId="77777777" w:rsidR="00A77E84" w:rsidRPr="00104304" w:rsidRDefault="00A77E84" w:rsidP="004F54B7">
            <w:pPr>
              <w:rPr>
                <w:rFonts w:ascii="Garamond" w:hAnsi="Garamond"/>
              </w:rPr>
            </w:pPr>
            <w:r>
              <w:rPr>
                <w:rFonts w:ascii="Garamond" w:hAnsi="Garamond"/>
                <w:bCs/>
              </w:rPr>
              <w:t>Decrease in crime</w:t>
            </w:r>
          </w:p>
        </w:tc>
      </w:tr>
      <w:tr w:rsidR="00A77E84" w:rsidRPr="00104304" w14:paraId="53C6C902" w14:textId="77777777" w:rsidTr="00D75288">
        <w:trPr>
          <w:trHeight w:val="539"/>
        </w:trPr>
        <w:tc>
          <w:tcPr>
            <w:tcW w:w="3168" w:type="dxa"/>
            <w:hideMark/>
          </w:tcPr>
          <w:p w14:paraId="7DA08203" w14:textId="77777777" w:rsidR="00A77E84" w:rsidRPr="00104304" w:rsidRDefault="00A77E84" w:rsidP="004F54B7">
            <w:pPr>
              <w:rPr>
                <w:rFonts w:ascii="Garamond" w:hAnsi="Garamond"/>
                <w:b/>
              </w:rPr>
            </w:pPr>
            <w:r w:rsidRPr="00041CD6">
              <w:rPr>
                <w:rFonts w:ascii="Garamond" w:hAnsi="Garamond"/>
              </w:rPr>
              <w:t xml:space="preserve">Cities that </w:t>
            </w:r>
            <w:r w:rsidRPr="00041CD6">
              <w:rPr>
                <w:rFonts w:ascii="Garamond" w:hAnsi="Garamond"/>
                <w:u w:val="single"/>
              </w:rPr>
              <w:t>did</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hideMark/>
          </w:tcPr>
          <w:p w14:paraId="11A8AF18" w14:textId="17F7DF82" w:rsidR="00A77E84" w:rsidRPr="00104304" w:rsidRDefault="00A77E84" w:rsidP="004F54B7">
            <w:pPr>
              <w:rPr>
                <w:rFonts w:ascii="Garamond" w:hAnsi="Garamond"/>
              </w:rPr>
            </w:pPr>
          </w:p>
        </w:tc>
        <w:tc>
          <w:tcPr>
            <w:tcW w:w="1986" w:type="dxa"/>
            <w:hideMark/>
          </w:tcPr>
          <w:p w14:paraId="0F51E4E4" w14:textId="45A1F4E3" w:rsidR="00A77E84" w:rsidRPr="00104304" w:rsidRDefault="00A77E84" w:rsidP="004F54B7">
            <w:pPr>
              <w:rPr>
                <w:rFonts w:ascii="Garamond" w:hAnsi="Garamond"/>
              </w:rPr>
            </w:pPr>
          </w:p>
        </w:tc>
      </w:tr>
      <w:tr w:rsidR="00A77E84" w:rsidRPr="00104304" w14:paraId="10682B30" w14:textId="77777777" w:rsidTr="00D75288">
        <w:trPr>
          <w:trHeight w:val="539"/>
        </w:trPr>
        <w:tc>
          <w:tcPr>
            <w:tcW w:w="3168" w:type="dxa"/>
            <w:hideMark/>
          </w:tcPr>
          <w:p w14:paraId="0C1A24D3" w14:textId="77777777" w:rsidR="00A77E84" w:rsidRPr="00104304" w:rsidRDefault="00A77E84" w:rsidP="004F54B7">
            <w:pPr>
              <w:rPr>
                <w:rFonts w:ascii="Garamond" w:hAnsi="Garamond"/>
                <w:b/>
              </w:rPr>
            </w:pPr>
            <w:r w:rsidRPr="00041CD6">
              <w:rPr>
                <w:rFonts w:ascii="Garamond" w:hAnsi="Garamond"/>
              </w:rPr>
              <w:t xml:space="preserve">Cities that </w:t>
            </w:r>
            <w:r w:rsidRPr="00041CD6">
              <w:rPr>
                <w:rFonts w:ascii="Garamond" w:hAnsi="Garamond"/>
                <w:u w:val="single"/>
              </w:rPr>
              <w:t>di</w:t>
            </w:r>
            <w:r>
              <w:rPr>
                <w:rFonts w:ascii="Garamond" w:hAnsi="Garamond"/>
                <w:u w:val="single"/>
              </w:rPr>
              <w:t>d not</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hideMark/>
          </w:tcPr>
          <w:p w14:paraId="620376FC" w14:textId="1B462DCF" w:rsidR="00A77E84" w:rsidRPr="00104304" w:rsidRDefault="00A77E84" w:rsidP="004F54B7">
            <w:pPr>
              <w:rPr>
                <w:rFonts w:ascii="Garamond" w:hAnsi="Garamond"/>
              </w:rPr>
            </w:pPr>
          </w:p>
        </w:tc>
        <w:tc>
          <w:tcPr>
            <w:tcW w:w="1986" w:type="dxa"/>
            <w:hideMark/>
          </w:tcPr>
          <w:p w14:paraId="39F89490" w14:textId="6E581EC9" w:rsidR="00A77E84" w:rsidRPr="00104304" w:rsidRDefault="00A77E84" w:rsidP="004F54B7">
            <w:pPr>
              <w:rPr>
                <w:rFonts w:ascii="Garamond" w:hAnsi="Garamond"/>
              </w:rPr>
            </w:pPr>
          </w:p>
        </w:tc>
      </w:tr>
    </w:tbl>
    <w:p w14:paraId="074D7FDF" w14:textId="77777777" w:rsidR="00A77E84" w:rsidRDefault="00A77E84" w:rsidP="007B2206">
      <w:pPr>
        <w:outlineLvl w:val="0"/>
        <w:rPr>
          <w:rFonts w:ascii="Garamond" w:hAnsi="Garamond"/>
        </w:rPr>
      </w:pPr>
    </w:p>
    <w:p w14:paraId="7CD29921" w14:textId="40E63AA1" w:rsidR="007B2206" w:rsidRPr="00104304" w:rsidRDefault="00830A71" w:rsidP="007B2206">
      <w:pPr>
        <w:outlineLvl w:val="0"/>
        <w:rPr>
          <w:rFonts w:ascii="Garamond" w:hAnsi="Garamond"/>
        </w:rPr>
      </w:pPr>
      <w:r>
        <w:rPr>
          <w:rFonts w:ascii="Garamond" w:hAnsi="Garamond"/>
        </w:rPr>
        <w:t xml:space="preserve">[If </w:t>
      </w:r>
      <w:r w:rsidR="00DF568C">
        <w:rPr>
          <w:rFonts w:ascii="Garamond" w:hAnsi="Garamond"/>
        </w:rPr>
        <w:t>Republican Congenial</w:t>
      </w:r>
      <w:r w:rsidR="004E2957">
        <w:rPr>
          <w:rFonts w:ascii="Garamond" w:hAnsi="Garamond"/>
        </w:rPr>
        <w:t xml:space="preserve"> Condition</w:t>
      </w:r>
      <w:r>
        <w:rPr>
          <w:rFonts w:ascii="Garamond" w:hAnsi="Garamond"/>
        </w:rPr>
        <w:t>:]</w:t>
      </w:r>
    </w:p>
    <w:tbl>
      <w:tblPr>
        <w:tblStyle w:val="TableGrid"/>
        <w:tblW w:w="0" w:type="auto"/>
        <w:tblLook w:val="0420" w:firstRow="1" w:lastRow="0" w:firstColumn="0" w:lastColumn="0" w:noHBand="0" w:noVBand="1"/>
      </w:tblPr>
      <w:tblGrid>
        <w:gridCol w:w="3168"/>
        <w:gridCol w:w="2064"/>
        <w:gridCol w:w="1986"/>
      </w:tblGrid>
      <w:tr w:rsidR="007B2206" w:rsidRPr="00104304" w14:paraId="3E1C93BC" w14:textId="77777777" w:rsidTr="00D75288">
        <w:trPr>
          <w:trHeight w:val="233"/>
        </w:trPr>
        <w:tc>
          <w:tcPr>
            <w:tcW w:w="3168" w:type="dxa"/>
            <w:hideMark/>
          </w:tcPr>
          <w:p w14:paraId="3649755C" w14:textId="77777777" w:rsidR="007B2206" w:rsidRPr="00104304" w:rsidRDefault="007B2206" w:rsidP="004F54B7">
            <w:pPr>
              <w:rPr>
                <w:rFonts w:ascii="Garamond" w:hAnsi="Garamond"/>
              </w:rPr>
            </w:pPr>
          </w:p>
        </w:tc>
        <w:tc>
          <w:tcPr>
            <w:tcW w:w="2064" w:type="dxa"/>
            <w:hideMark/>
          </w:tcPr>
          <w:p w14:paraId="3B282A41" w14:textId="77777777" w:rsidR="007B2206" w:rsidRPr="00104304" w:rsidRDefault="007B2206" w:rsidP="004F54B7">
            <w:pPr>
              <w:rPr>
                <w:rFonts w:ascii="Garamond" w:hAnsi="Garamond"/>
              </w:rPr>
            </w:pPr>
            <w:r>
              <w:rPr>
                <w:rFonts w:ascii="Garamond" w:hAnsi="Garamond"/>
                <w:bCs/>
              </w:rPr>
              <w:t>Decrease in crime</w:t>
            </w:r>
          </w:p>
        </w:tc>
        <w:tc>
          <w:tcPr>
            <w:tcW w:w="1986" w:type="dxa"/>
            <w:hideMark/>
          </w:tcPr>
          <w:p w14:paraId="0EE9E5AB" w14:textId="77777777" w:rsidR="007B2206" w:rsidRPr="00104304" w:rsidRDefault="007B2206" w:rsidP="004F54B7">
            <w:pPr>
              <w:rPr>
                <w:rFonts w:ascii="Garamond" w:hAnsi="Garamond"/>
              </w:rPr>
            </w:pPr>
            <w:r>
              <w:rPr>
                <w:rFonts w:ascii="Garamond" w:hAnsi="Garamond"/>
                <w:bCs/>
              </w:rPr>
              <w:t>Increase in crime</w:t>
            </w:r>
          </w:p>
        </w:tc>
      </w:tr>
      <w:tr w:rsidR="007B2206" w:rsidRPr="00104304" w14:paraId="41800F25" w14:textId="77777777" w:rsidTr="00D75288">
        <w:trPr>
          <w:trHeight w:val="485"/>
        </w:trPr>
        <w:tc>
          <w:tcPr>
            <w:tcW w:w="3168" w:type="dxa"/>
            <w:hideMark/>
          </w:tcPr>
          <w:p w14:paraId="695C5921" w14:textId="77777777" w:rsidR="007B2206" w:rsidRPr="00104304" w:rsidRDefault="007B2206" w:rsidP="004F54B7">
            <w:pPr>
              <w:rPr>
                <w:rFonts w:ascii="Garamond" w:hAnsi="Garamond"/>
                <w:b/>
              </w:rPr>
            </w:pPr>
            <w:r w:rsidRPr="00041CD6">
              <w:rPr>
                <w:rFonts w:ascii="Garamond" w:hAnsi="Garamond"/>
              </w:rPr>
              <w:t xml:space="preserve">Cities that </w:t>
            </w:r>
            <w:r w:rsidRPr="00041CD6">
              <w:rPr>
                <w:rFonts w:ascii="Garamond" w:hAnsi="Garamond"/>
                <w:u w:val="single"/>
              </w:rPr>
              <w:t>did</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hideMark/>
          </w:tcPr>
          <w:p w14:paraId="16D42BEB" w14:textId="3A796F56" w:rsidR="007B2206" w:rsidRPr="00104304" w:rsidRDefault="007B2206" w:rsidP="004F54B7">
            <w:pPr>
              <w:rPr>
                <w:rFonts w:ascii="Garamond" w:hAnsi="Garamond"/>
              </w:rPr>
            </w:pPr>
          </w:p>
        </w:tc>
        <w:tc>
          <w:tcPr>
            <w:tcW w:w="1986" w:type="dxa"/>
            <w:hideMark/>
          </w:tcPr>
          <w:p w14:paraId="64A5A38C" w14:textId="713C89A5" w:rsidR="007B2206" w:rsidRPr="00104304" w:rsidRDefault="007B2206" w:rsidP="004F54B7">
            <w:pPr>
              <w:rPr>
                <w:rFonts w:ascii="Garamond" w:hAnsi="Garamond"/>
              </w:rPr>
            </w:pPr>
          </w:p>
        </w:tc>
      </w:tr>
      <w:tr w:rsidR="007B2206" w:rsidRPr="00104304" w14:paraId="675993CE" w14:textId="77777777" w:rsidTr="00D75288">
        <w:trPr>
          <w:trHeight w:val="476"/>
        </w:trPr>
        <w:tc>
          <w:tcPr>
            <w:tcW w:w="3168" w:type="dxa"/>
            <w:hideMark/>
          </w:tcPr>
          <w:p w14:paraId="68D1DDBF" w14:textId="77777777" w:rsidR="007B2206" w:rsidRPr="00104304" w:rsidRDefault="007B2206" w:rsidP="004F54B7">
            <w:pPr>
              <w:rPr>
                <w:rFonts w:ascii="Garamond" w:hAnsi="Garamond"/>
                <w:b/>
              </w:rPr>
            </w:pPr>
            <w:r w:rsidRPr="00041CD6">
              <w:rPr>
                <w:rFonts w:ascii="Garamond" w:hAnsi="Garamond"/>
              </w:rPr>
              <w:t xml:space="preserve">Cities that </w:t>
            </w:r>
            <w:r w:rsidRPr="00041CD6">
              <w:rPr>
                <w:rFonts w:ascii="Garamond" w:hAnsi="Garamond"/>
                <w:u w:val="single"/>
              </w:rPr>
              <w:t>di</w:t>
            </w:r>
            <w:r>
              <w:rPr>
                <w:rFonts w:ascii="Garamond" w:hAnsi="Garamond"/>
                <w:u w:val="single"/>
              </w:rPr>
              <w:t>d not</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hideMark/>
          </w:tcPr>
          <w:p w14:paraId="5634EA63" w14:textId="5FB0FB66" w:rsidR="007B2206" w:rsidRPr="00104304" w:rsidRDefault="007B2206" w:rsidP="004F54B7">
            <w:pPr>
              <w:rPr>
                <w:rFonts w:ascii="Garamond" w:hAnsi="Garamond"/>
              </w:rPr>
            </w:pPr>
          </w:p>
        </w:tc>
        <w:tc>
          <w:tcPr>
            <w:tcW w:w="1986" w:type="dxa"/>
            <w:hideMark/>
          </w:tcPr>
          <w:p w14:paraId="4710B76C" w14:textId="23A96AFF" w:rsidR="007B2206" w:rsidRPr="00104304" w:rsidRDefault="007B2206" w:rsidP="004F54B7">
            <w:pPr>
              <w:rPr>
                <w:rFonts w:ascii="Garamond" w:hAnsi="Garamond"/>
              </w:rPr>
            </w:pPr>
          </w:p>
        </w:tc>
      </w:tr>
    </w:tbl>
    <w:p w14:paraId="36092E08" w14:textId="77777777" w:rsidR="009D068E" w:rsidRDefault="009D068E" w:rsidP="009D068E">
      <w:pPr>
        <w:pStyle w:val="Default"/>
        <w:rPr>
          <w:rFonts w:ascii="Garamond" w:hAnsi="Garamond" w:cs="Garamond"/>
        </w:rPr>
      </w:pPr>
    </w:p>
    <w:p w14:paraId="2CA358D2" w14:textId="77777777" w:rsidR="00EF683E" w:rsidRDefault="00EF683E" w:rsidP="009D068E">
      <w:pPr>
        <w:pStyle w:val="Default"/>
        <w:rPr>
          <w:rFonts w:ascii="Garamond" w:hAnsi="Garamond" w:cs="Garamond"/>
        </w:rPr>
      </w:pPr>
    </w:p>
    <w:p w14:paraId="6E62FA18" w14:textId="5845400B" w:rsidR="00842512" w:rsidRPr="00EF683E" w:rsidRDefault="00EF683E" w:rsidP="00DA5F17">
      <w:pPr>
        <w:pStyle w:val="Default"/>
        <w:jc w:val="center"/>
        <w:rPr>
          <w:rFonts w:ascii="Garamond" w:hAnsi="Garamond" w:cs="Garamond"/>
          <w:b/>
        </w:rPr>
      </w:pPr>
      <w:commentRangeStart w:id="13"/>
      <w:r w:rsidRPr="00EF683E">
        <w:rPr>
          <w:rFonts w:ascii="Garamond" w:hAnsi="Garamond" w:cs="Garamond"/>
          <w:b/>
        </w:rPr>
        <w:t xml:space="preserve">Additional </w:t>
      </w:r>
      <w:r>
        <w:rPr>
          <w:rFonts w:ascii="Garamond" w:hAnsi="Garamond" w:cs="Garamond"/>
          <w:b/>
        </w:rPr>
        <w:t>T</w:t>
      </w:r>
      <w:r w:rsidRPr="00EF683E">
        <w:rPr>
          <w:rFonts w:ascii="Garamond" w:hAnsi="Garamond" w:cs="Garamond"/>
          <w:b/>
        </w:rPr>
        <w:t>ask?</w:t>
      </w:r>
      <w:commentRangeEnd w:id="13"/>
      <w:r w:rsidR="00DA5F17">
        <w:rPr>
          <w:rStyle w:val="CommentReference"/>
          <w:rFonts w:asciiTheme="minorHAnsi" w:hAnsiTheme="minorHAnsi" w:cstheme="minorBidi"/>
          <w:color w:val="auto"/>
        </w:rPr>
        <w:commentReference w:id="13"/>
      </w:r>
    </w:p>
    <w:p w14:paraId="5452748E" w14:textId="22E1BAC8" w:rsidR="00BA0CDF" w:rsidRDefault="00BA0CDF" w:rsidP="005871EC">
      <w:pPr>
        <w:rPr>
          <w:rFonts w:ascii="Garamond" w:hAnsi="Garamond"/>
          <w:b/>
        </w:rPr>
      </w:pPr>
    </w:p>
    <w:sectPr w:rsidR="00BA0CDF" w:rsidSect="00233099">
      <w:headerReference w:type="default" r:id="rId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Kabir Khanna" w:date="2013-10-22T20:26:00Z" w:initials="KK">
    <w:p w14:paraId="7FBFA49D" w14:textId="123EE8E7" w:rsidR="003060E8" w:rsidRDefault="003060E8">
      <w:pPr>
        <w:pStyle w:val="CommentText"/>
      </w:pPr>
      <w:r>
        <w:rPr>
          <w:rStyle w:val="CommentReference"/>
        </w:rPr>
        <w:annotationRef/>
      </w:r>
      <w:r>
        <w:rPr>
          <w:rStyle w:val="CommentReference"/>
        </w:rPr>
        <w:t>May change to categorical.</w:t>
      </w:r>
    </w:p>
  </w:comment>
  <w:comment w:id="1" w:author="Kabir Khanna" w:date="2013-10-22T20:51:00Z" w:initials="KK">
    <w:p w14:paraId="6D6DC560" w14:textId="25776013" w:rsidR="00A97575" w:rsidRDefault="00A97575">
      <w:pPr>
        <w:pStyle w:val="CommentText"/>
      </w:pPr>
      <w:r>
        <w:rPr>
          <w:rStyle w:val="CommentReference"/>
        </w:rPr>
        <w:annotationRef/>
      </w:r>
      <w:r>
        <w:t>Check with IRB to see if naming researcher institution is required.</w:t>
      </w:r>
    </w:p>
  </w:comment>
  <w:comment w:id="2" w:author="Kabir Khanna" w:date="2013-10-20T12:43:00Z" w:initials="KK">
    <w:p w14:paraId="1C0B9ADB" w14:textId="51AB1C8D" w:rsidR="005036FF" w:rsidRDefault="005036FF">
      <w:pPr>
        <w:pStyle w:val="CommentText"/>
      </w:pPr>
      <w:r>
        <w:rPr>
          <w:rStyle w:val="CommentReference"/>
        </w:rPr>
        <w:annotationRef/>
      </w:r>
      <w:r>
        <w:t>Insert contact information but without identifying name or institution. Use something like researcher@gmail.com.</w:t>
      </w:r>
    </w:p>
  </w:comment>
  <w:comment w:id="4" w:author="Kabir Khanna" w:date="2013-10-20T20:28:00Z" w:initials="KK">
    <w:p w14:paraId="14C4D26E" w14:textId="16D9DD21" w:rsidR="005036FF" w:rsidRDefault="005036FF">
      <w:pPr>
        <w:pStyle w:val="CommentText"/>
      </w:pPr>
      <w:r>
        <w:rPr>
          <w:rStyle w:val="CommentReference"/>
        </w:rPr>
        <w:annotationRef/>
      </w:r>
      <w:r>
        <w:t>Consider incentivizing answers to open-ended questions with an additional $0.05 or $0.10.</w:t>
      </w:r>
    </w:p>
  </w:comment>
  <w:comment w:id="13" w:author="Kabir Khanna" w:date="2013-10-20T20:51:00Z" w:initials="KK">
    <w:p w14:paraId="4A0BF5F5" w14:textId="67E94202" w:rsidR="005036FF" w:rsidRDefault="005036FF">
      <w:pPr>
        <w:pStyle w:val="CommentText"/>
      </w:pPr>
      <w:r>
        <w:rPr>
          <w:rStyle w:val="CommentReference"/>
        </w:rPr>
        <w:annotationRef/>
      </w:r>
      <w:r>
        <w:t>Consider adding non-political version of covariance detection task.</w:t>
      </w:r>
    </w:p>
  </w:comment>
</w:comment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92288A9" w14:textId="77777777" w:rsidR="005036FF" w:rsidRDefault="005036FF" w:rsidP="00815DDA">
      <w:r>
        <w:separator/>
      </w:r>
    </w:p>
  </w:endnote>
  <w:endnote w:type="continuationSeparator" w:id="0">
    <w:p w14:paraId="62E24A97" w14:textId="77777777" w:rsidR="005036FF" w:rsidRDefault="005036FF" w:rsidP="00815D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Lucida Grande">
    <w:altName w:val="Arial"/>
    <w:panose1 w:val="020B0600040502020204"/>
    <w:charset w:val="00"/>
    <w:family w:val="auto"/>
    <w:pitch w:val="variable"/>
    <w:sig w:usb0="E1000AEF" w:usb1="5000A1FF" w:usb2="00000000" w:usb3="00000000" w:csb0="000001BF" w:csb1="00000000"/>
  </w:font>
  <w:font w:name="Garamond">
    <w:altName w:val="Garamond"/>
    <w:panose1 w:val="02020404030301010803"/>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E1DE1A" w14:textId="77777777" w:rsidR="005036FF" w:rsidRDefault="005036FF" w:rsidP="005A4A0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6125999" w14:textId="77777777" w:rsidR="005036FF" w:rsidRDefault="005036FF" w:rsidP="00815DDA">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9B7140" w14:textId="41F27818" w:rsidR="005036FF" w:rsidRPr="00815DDA" w:rsidRDefault="005036FF" w:rsidP="005A4A06">
    <w:pPr>
      <w:pStyle w:val="Footer"/>
      <w:framePr w:wrap="around" w:vAnchor="text" w:hAnchor="margin" w:xAlign="right" w:y="1"/>
      <w:rPr>
        <w:rStyle w:val="PageNumber"/>
        <w:rFonts w:ascii="Garamond" w:hAnsi="Garamond"/>
      </w:rPr>
    </w:pPr>
    <w:r w:rsidRPr="00815DDA">
      <w:rPr>
        <w:rStyle w:val="PageNumber"/>
        <w:rFonts w:ascii="Garamond" w:hAnsi="Garamond"/>
      </w:rPr>
      <w:fldChar w:fldCharType="begin"/>
    </w:r>
    <w:r w:rsidRPr="00815DDA">
      <w:rPr>
        <w:rStyle w:val="PageNumber"/>
        <w:rFonts w:ascii="Garamond" w:hAnsi="Garamond"/>
      </w:rPr>
      <w:instrText xml:space="preserve">PAGE  </w:instrText>
    </w:r>
    <w:r w:rsidRPr="00815DDA">
      <w:rPr>
        <w:rStyle w:val="PageNumber"/>
        <w:rFonts w:ascii="Garamond" w:hAnsi="Garamond"/>
      </w:rPr>
      <w:fldChar w:fldCharType="separate"/>
    </w:r>
    <w:r w:rsidR="001250CF">
      <w:rPr>
        <w:rStyle w:val="PageNumber"/>
        <w:rFonts w:ascii="Garamond" w:hAnsi="Garamond"/>
        <w:noProof/>
      </w:rPr>
      <w:t>5</w:t>
    </w:r>
    <w:r w:rsidRPr="00815DDA">
      <w:rPr>
        <w:rStyle w:val="PageNumber"/>
        <w:rFonts w:ascii="Garamond" w:hAnsi="Garamond"/>
      </w:rPr>
      <w:fldChar w:fldCharType="end"/>
    </w:r>
  </w:p>
  <w:p w14:paraId="28545E79" w14:textId="77777777" w:rsidR="005036FF" w:rsidRPr="00815DDA" w:rsidRDefault="005036FF" w:rsidP="00815DDA">
    <w:pPr>
      <w:pStyle w:val="Footer"/>
      <w:ind w:right="360"/>
      <w:rPr>
        <w:rFonts w:ascii="Garamond" w:hAnsi="Garamond"/>
      </w:rP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F2951E3" w14:textId="77777777" w:rsidR="005036FF" w:rsidRDefault="005036FF" w:rsidP="00815DDA">
      <w:r>
        <w:separator/>
      </w:r>
    </w:p>
  </w:footnote>
  <w:footnote w:type="continuationSeparator" w:id="0">
    <w:p w14:paraId="1B1C554C" w14:textId="77777777" w:rsidR="005036FF" w:rsidRDefault="005036FF" w:rsidP="00815DDA">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AD4EF4" w14:textId="49608AC0" w:rsidR="005036FF" w:rsidRPr="00815DDA" w:rsidRDefault="005036FF" w:rsidP="00815DDA">
    <w:pPr>
      <w:pStyle w:val="Header"/>
      <w:jc w:val="right"/>
      <w:rPr>
        <w:rFonts w:ascii="Garamond" w:hAnsi="Garamond"/>
      </w:rPr>
    </w:pPr>
    <w:r>
      <w:rPr>
        <w:rFonts w:ascii="Garamond" w:hAnsi="Garamond"/>
      </w:rPr>
      <w:t>Draft: October 22,</w:t>
    </w:r>
    <w:r w:rsidRPr="00815DDA">
      <w:rPr>
        <w:rFonts w:ascii="Garamond" w:hAnsi="Garamond"/>
      </w:rPr>
      <w:t xml:space="preserve"> 2013</w: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32628C0" w14:textId="77777777" w:rsidR="005036FF" w:rsidRDefault="005036FF" w:rsidP="00815DDA">
    <w:pPr>
      <w:pStyle w:val="Header"/>
      <w:jc w:val="right"/>
      <w:rPr>
        <w:rFonts w:ascii="Garamond" w:hAnsi="Garamond"/>
      </w:rPr>
    </w:pPr>
    <w:r>
      <w:rPr>
        <w:rFonts w:ascii="Garamond" w:hAnsi="Garamond"/>
      </w:rPr>
      <w:t>Screening Questionnaire</w:t>
    </w:r>
  </w:p>
  <w:p w14:paraId="59F60CFD" w14:textId="017D448C" w:rsidR="005036FF" w:rsidRPr="00815DDA" w:rsidRDefault="005036FF" w:rsidP="00815DDA">
    <w:pPr>
      <w:pStyle w:val="Header"/>
      <w:jc w:val="right"/>
      <w:rPr>
        <w:rFonts w:ascii="Garamond" w:hAnsi="Garamond"/>
      </w:rPr>
    </w:pPr>
    <w:r>
      <w:rPr>
        <w:rFonts w:ascii="Garamond" w:hAnsi="Garamond"/>
      </w:rPr>
      <w:t>Draft: October 2</w:t>
    </w:r>
    <w:r w:rsidR="009D1F65">
      <w:rPr>
        <w:rFonts w:ascii="Garamond" w:hAnsi="Garamond"/>
      </w:rPr>
      <w:t>2</w:t>
    </w:r>
    <w:r w:rsidRPr="00815DDA">
      <w:rPr>
        <w:rFonts w:ascii="Garamond" w:hAnsi="Garamond"/>
      </w:rPr>
      <w:t>, 2013</w:t>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A7576DB" w14:textId="28F2201B" w:rsidR="005036FF" w:rsidRDefault="005036FF" w:rsidP="00815DDA">
    <w:pPr>
      <w:pStyle w:val="Header"/>
      <w:jc w:val="right"/>
      <w:rPr>
        <w:rFonts w:ascii="Garamond" w:hAnsi="Garamond"/>
      </w:rPr>
    </w:pPr>
    <w:r>
      <w:rPr>
        <w:rFonts w:ascii="Garamond" w:hAnsi="Garamond"/>
      </w:rPr>
      <w:t>Background Information</w:t>
    </w:r>
  </w:p>
  <w:p w14:paraId="275D735F" w14:textId="266253EA" w:rsidR="005036FF" w:rsidRPr="00815DDA" w:rsidRDefault="009D1F65" w:rsidP="00815DDA">
    <w:pPr>
      <w:pStyle w:val="Header"/>
      <w:jc w:val="right"/>
      <w:rPr>
        <w:rFonts w:ascii="Garamond" w:hAnsi="Garamond"/>
      </w:rPr>
    </w:pPr>
    <w:r>
      <w:rPr>
        <w:rFonts w:ascii="Garamond" w:hAnsi="Garamond"/>
      </w:rPr>
      <w:t>Draft: October 22</w:t>
    </w:r>
    <w:r w:rsidR="005036FF" w:rsidRPr="00815DDA">
      <w:rPr>
        <w:rFonts w:ascii="Garamond" w:hAnsi="Garamond"/>
      </w:rPr>
      <w:t>, 2013</w:t>
    </w:r>
  </w:p>
</w:hdr>
</file>

<file path=word/header4.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6481415" w14:textId="654584A2" w:rsidR="005036FF" w:rsidRPr="00815DDA" w:rsidRDefault="005036FF" w:rsidP="00815DDA">
    <w:pPr>
      <w:pStyle w:val="Header"/>
      <w:jc w:val="right"/>
      <w:rPr>
        <w:rFonts w:ascii="Garamond" w:hAnsi="Garamond"/>
      </w:rPr>
    </w:pPr>
    <w:r>
      <w:rPr>
        <w:rFonts w:ascii="Garamond" w:hAnsi="Garamond"/>
      </w:rPr>
      <w:t>D</w:t>
    </w:r>
    <w:r w:rsidR="009D1F65">
      <w:rPr>
        <w:rFonts w:ascii="Garamond" w:hAnsi="Garamond"/>
      </w:rPr>
      <w:t>raft: October 22</w:t>
    </w:r>
    <w:r w:rsidRPr="00815DDA">
      <w:rPr>
        <w:rFonts w:ascii="Garamond" w:hAnsi="Garamond"/>
      </w:rPr>
      <w:t>, 2013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6362AF"/>
    <w:multiLevelType w:val="hybridMultilevel"/>
    <w:tmpl w:val="413052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0A66E18"/>
    <w:multiLevelType w:val="hybridMultilevel"/>
    <w:tmpl w:val="9782CC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C911C7F"/>
    <w:multiLevelType w:val="hybridMultilevel"/>
    <w:tmpl w:val="DCBCDB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5B37254"/>
    <w:multiLevelType w:val="hybridMultilevel"/>
    <w:tmpl w:val="8CDEB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F9764D7"/>
    <w:multiLevelType w:val="hybridMultilevel"/>
    <w:tmpl w:val="AAC02CAE"/>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47658F9"/>
    <w:multiLevelType w:val="hybridMultilevel"/>
    <w:tmpl w:val="0B18ED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78F3561"/>
    <w:multiLevelType w:val="hybridMultilevel"/>
    <w:tmpl w:val="1114ACC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3B710B0C"/>
    <w:multiLevelType w:val="hybridMultilevel"/>
    <w:tmpl w:val="D60894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DFA6E93"/>
    <w:multiLevelType w:val="hybridMultilevel"/>
    <w:tmpl w:val="92D20F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49E2C09"/>
    <w:multiLevelType w:val="hybridMultilevel"/>
    <w:tmpl w:val="305CC568"/>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5435E6B"/>
    <w:multiLevelType w:val="hybridMultilevel"/>
    <w:tmpl w:val="08086B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85A5766"/>
    <w:multiLevelType w:val="hybridMultilevel"/>
    <w:tmpl w:val="6CF439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05C1CDE"/>
    <w:multiLevelType w:val="hybridMultilevel"/>
    <w:tmpl w:val="496ADE7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183518F"/>
    <w:multiLevelType w:val="hybridMultilevel"/>
    <w:tmpl w:val="56F8FE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59573BC"/>
    <w:multiLevelType w:val="hybridMultilevel"/>
    <w:tmpl w:val="88B06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6094ED9"/>
    <w:multiLevelType w:val="hybridMultilevel"/>
    <w:tmpl w:val="23921DD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CD051C3"/>
    <w:multiLevelType w:val="hybridMultilevel"/>
    <w:tmpl w:val="CDA4B1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0F43897"/>
    <w:multiLevelType w:val="hybridMultilevel"/>
    <w:tmpl w:val="945E6326"/>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6AC1D70"/>
    <w:multiLevelType w:val="hybridMultilevel"/>
    <w:tmpl w:val="2668E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705654F"/>
    <w:multiLevelType w:val="hybridMultilevel"/>
    <w:tmpl w:val="B978C4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A173BBC"/>
    <w:multiLevelType w:val="hybridMultilevel"/>
    <w:tmpl w:val="C2EC4D60"/>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0AE1679"/>
    <w:multiLevelType w:val="hybridMultilevel"/>
    <w:tmpl w:val="AB901FEE"/>
    <w:lvl w:ilvl="0" w:tplc="0409000B">
      <w:start w:val="1"/>
      <w:numFmt w:val="bullet"/>
      <w:lvlText w:val=""/>
      <w:lvlJc w:val="left"/>
      <w:pPr>
        <w:ind w:left="787" w:hanging="360"/>
      </w:pPr>
      <w:rPr>
        <w:rFonts w:ascii="Wingdings" w:hAnsi="Wingdings" w:hint="default"/>
      </w:rPr>
    </w:lvl>
    <w:lvl w:ilvl="1" w:tplc="04090003" w:tentative="1">
      <w:start w:val="1"/>
      <w:numFmt w:val="bullet"/>
      <w:lvlText w:val="o"/>
      <w:lvlJc w:val="left"/>
      <w:pPr>
        <w:ind w:left="1507" w:hanging="360"/>
      </w:pPr>
      <w:rPr>
        <w:rFonts w:ascii="Courier New" w:hAnsi="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22">
    <w:nsid w:val="70D27319"/>
    <w:multiLevelType w:val="hybridMultilevel"/>
    <w:tmpl w:val="CBB69B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80F243D"/>
    <w:multiLevelType w:val="hybridMultilevel"/>
    <w:tmpl w:val="90A235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DB97C33"/>
    <w:multiLevelType w:val="hybridMultilevel"/>
    <w:tmpl w:val="0EECC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10"/>
  </w:num>
  <w:num w:numId="3">
    <w:abstractNumId w:val="14"/>
  </w:num>
  <w:num w:numId="4">
    <w:abstractNumId w:val="5"/>
  </w:num>
  <w:num w:numId="5">
    <w:abstractNumId w:val="1"/>
  </w:num>
  <w:num w:numId="6">
    <w:abstractNumId w:val="23"/>
  </w:num>
  <w:num w:numId="7">
    <w:abstractNumId w:val="22"/>
  </w:num>
  <w:num w:numId="8">
    <w:abstractNumId w:val="2"/>
  </w:num>
  <w:num w:numId="9">
    <w:abstractNumId w:val="24"/>
  </w:num>
  <w:num w:numId="10">
    <w:abstractNumId w:val="16"/>
  </w:num>
  <w:num w:numId="11">
    <w:abstractNumId w:val="6"/>
  </w:num>
  <w:num w:numId="12">
    <w:abstractNumId w:val="19"/>
  </w:num>
  <w:num w:numId="13">
    <w:abstractNumId w:val="8"/>
  </w:num>
  <w:num w:numId="14">
    <w:abstractNumId w:val="0"/>
  </w:num>
  <w:num w:numId="15">
    <w:abstractNumId w:val="7"/>
  </w:num>
  <w:num w:numId="16">
    <w:abstractNumId w:val="17"/>
  </w:num>
  <w:num w:numId="17">
    <w:abstractNumId w:val="21"/>
  </w:num>
  <w:num w:numId="18">
    <w:abstractNumId w:val="13"/>
  </w:num>
  <w:num w:numId="19">
    <w:abstractNumId w:val="12"/>
  </w:num>
  <w:num w:numId="20">
    <w:abstractNumId w:val="3"/>
  </w:num>
  <w:num w:numId="21">
    <w:abstractNumId w:val="4"/>
  </w:num>
  <w:num w:numId="22">
    <w:abstractNumId w:val="9"/>
  </w:num>
  <w:num w:numId="23">
    <w:abstractNumId w:val="20"/>
  </w:num>
  <w:num w:numId="24">
    <w:abstractNumId w:val="11"/>
  </w:num>
  <w:num w:numId="25">
    <w:abstractNumId w:val="1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22B4"/>
    <w:rsid w:val="00003102"/>
    <w:rsid w:val="000033DC"/>
    <w:rsid w:val="0000344E"/>
    <w:rsid w:val="00005F72"/>
    <w:rsid w:val="00006206"/>
    <w:rsid w:val="00007364"/>
    <w:rsid w:val="00013C9A"/>
    <w:rsid w:val="00015806"/>
    <w:rsid w:val="0001667A"/>
    <w:rsid w:val="00017BD8"/>
    <w:rsid w:val="00023BAB"/>
    <w:rsid w:val="000240D9"/>
    <w:rsid w:val="00024825"/>
    <w:rsid w:val="00026D01"/>
    <w:rsid w:val="00035AC6"/>
    <w:rsid w:val="000368F1"/>
    <w:rsid w:val="00037DB7"/>
    <w:rsid w:val="0004014C"/>
    <w:rsid w:val="000403B8"/>
    <w:rsid w:val="00040CD1"/>
    <w:rsid w:val="00041CD6"/>
    <w:rsid w:val="00044AC2"/>
    <w:rsid w:val="00050E64"/>
    <w:rsid w:val="000528BF"/>
    <w:rsid w:val="00053B20"/>
    <w:rsid w:val="00055ECE"/>
    <w:rsid w:val="00060F8A"/>
    <w:rsid w:val="000621C3"/>
    <w:rsid w:val="000661FE"/>
    <w:rsid w:val="000677CF"/>
    <w:rsid w:val="00071509"/>
    <w:rsid w:val="00071EFE"/>
    <w:rsid w:val="000730BF"/>
    <w:rsid w:val="000A355F"/>
    <w:rsid w:val="000A53E9"/>
    <w:rsid w:val="000B181F"/>
    <w:rsid w:val="000B2D3A"/>
    <w:rsid w:val="000B332A"/>
    <w:rsid w:val="000B5FDB"/>
    <w:rsid w:val="000B7233"/>
    <w:rsid w:val="000C223D"/>
    <w:rsid w:val="000C7827"/>
    <w:rsid w:val="000D069C"/>
    <w:rsid w:val="000D6232"/>
    <w:rsid w:val="000D625C"/>
    <w:rsid w:val="000E51BE"/>
    <w:rsid w:val="000E6EFA"/>
    <w:rsid w:val="000F1A37"/>
    <w:rsid w:val="000F2F9F"/>
    <w:rsid w:val="000F3AD3"/>
    <w:rsid w:val="000F6544"/>
    <w:rsid w:val="000F79F3"/>
    <w:rsid w:val="00103435"/>
    <w:rsid w:val="00103898"/>
    <w:rsid w:val="00104304"/>
    <w:rsid w:val="0011311C"/>
    <w:rsid w:val="00113976"/>
    <w:rsid w:val="001150CC"/>
    <w:rsid w:val="00116C3F"/>
    <w:rsid w:val="0012022B"/>
    <w:rsid w:val="00121287"/>
    <w:rsid w:val="00124F04"/>
    <w:rsid w:val="001250CF"/>
    <w:rsid w:val="00125D74"/>
    <w:rsid w:val="00127696"/>
    <w:rsid w:val="001325C1"/>
    <w:rsid w:val="00135E1A"/>
    <w:rsid w:val="00135E82"/>
    <w:rsid w:val="001372D6"/>
    <w:rsid w:val="001426B7"/>
    <w:rsid w:val="00143246"/>
    <w:rsid w:val="00147A5E"/>
    <w:rsid w:val="00153116"/>
    <w:rsid w:val="00153612"/>
    <w:rsid w:val="00157583"/>
    <w:rsid w:val="00157B42"/>
    <w:rsid w:val="00163945"/>
    <w:rsid w:val="00163BCE"/>
    <w:rsid w:val="00166CBA"/>
    <w:rsid w:val="00171197"/>
    <w:rsid w:val="00175CE2"/>
    <w:rsid w:val="001765D5"/>
    <w:rsid w:val="001801AC"/>
    <w:rsid w:val="001848F7"/>
    <w:rsid w:val="00186DDF"/>
    <w:rsid w:val="001909B6"/>
    <w:rsid w:val="00193783"/>
    <w:rsid w:val="001938E5"/>
    <w:rsid w:val="00195670"/>
    <w:rsid w:val="001963D3"/>
    <w:rsid w:val="00197A69"/>
    <w:rsid w:val="001A20C2"/>
    <w:rsid w:val="001A65C1"/>
    <w:rsid w:val="001A66FA"/>
    <w:rsid w:val="001A6C3D"/>
    <w:rsid w:val="001B01CF"/>
    <w:rsid w:val="001B1BEF"/>
    <w:rsid w:val="001B3E70"/>
    <w:rsid w:val="001B439F"/>
    <w:rsid w:val="001C1F51"/>
    <w:rsid w:val="001D0440"/>
    <w:rsid w:val="001D3904"/>
    <w:rsid w:val="001D394B"/>
    <w:rsid w:val="001D6401"/>
    <w:rsid w:val="001E4C06"/>
    <w:rsid w:val="001E6149"/>
    <w:rsid w:val="001F08E9"/>
    <w:rsid w:val="001F0B49"/>
    <w:rsid w:val="001F2297"/>
    <w:rsid w:val="001F3935"/>
    <w:rsid w:val="001F3DD8"/>
    <w:rsid w:val="001F4FC3"/>
    <w:rsid w:val="00210AC0"/>
    <w:rsid w:val="00215134"/>
    <w:rsid w:val="002224C1"/>
    <w:rsid w:val="00223566"/>
    <w:rsid w:val="00223C65"/>
    <w:rsid w:val="00225BAC"/>
    <w:rsid w:val="00226B6E"/>
    <w:rsid w:val="0023059A"/>
    <w:rsid w:val="00230B2A"/>
    <w:rsid w:val="00233099"/>
    <w:rsid w:val="002379EA"/>
    <w:rsid w:val="00243116"/>
    <w:rsid w:val="00244D99"/>
    <w:rsid w:val="00244F16"/>
    <w:rsid w:val="00245C31"/>
    <w:rsid w:val="00252587"/>
    <w:rsid w:val="002547D5"/>
    <w:rsid w:val="002560A9"/>
    <w:rsid w:val="002572D1"/>
    <w:rsid w:val="00260A46"/>
    <w:rsid w:val="00262181"/>
    <w:rsid w:val="00263A31"/>
    <w:rsid w:val="00263C1A"/>
    <w:rsid w:val="002644F9"/>
    <w:rsid w:val="00281E8A"/>
    <w:rsid w:val="00282E78"/>
    <w:rsid w:val="00284267"/>
    <w:rsid w:val="00284711"/>
    <w:rsid w:val="00290321"/>
    <w:rsid w:val="002917D3"/>
    <w:rsid w:val="00291AE4"/>
    <w:rsid w:val="00292B29"/>
    <w:rsid w:val="00293CEE"/>
    <w:rsid w:val="00295CCE"/>
    <w:rsid w:val="00295D7B"/>
    <w:rsid w:val="00296ADD"/>
    <w:rsid w:val="0029721A"/>
    <w:rsid w:val="002A29B2"/>
    <w:rsid w:val="002A7E93"/>
    <w:rsid w:val="002B2FC4"/>
    <w:rsid w:val="002B492E"/>
    <w:rsid w:val="002C3D30"/>
    <w:rsid w:val="002C3DB0"/>
    <w:rsid w:val="002C7C01"/>
    <w:rsid w:val="002D3674"/>
    <w:rsid w:val="002D4510"/>
    <w:rsid w:val="002D5FF4"/>
    <w:rsid w:val="002D6339"/>
    <w:rsid w:val="002D7019"/>
    <w:rsid w:val="002E0DE7"/>
    <w:rsid w:val="002E578C"/>
    <w:rsid w:val="002E5BFB"/>
    <w:rsid w:val="002F2DC7"/>
    <w:rsid w:val="002F399D"/>
    <w:rsid w:val="00300C64"/>
    <w:rsid w:val="003033A1"/>
    <w:rsid w:val="00303CF1"/>
    <w:rsid w:val="003040F3"/>
    <w:rsid w:val="003060E8"/>
    <w:rsid w:val="0030774C"/>
    <w:rsid w:val="00310BB3"/>
    <w:rsid w:val="00311EF0"/>
    <w:rsid w:val="003157AD"/>
    <w:rsid w:val="003238AB"/>
    <w:rsid w:val="00324243"/>
    <w:rsid w:val="00324350"/>
    <w:rsid w:val="00326CD0"/>
    <w:rsid w:val="0032728D"/>
    <w:rsid w:val="003310A9"/>
    <w:rsid w:val="00331207"/>
    <w:rsid w:val="00333DAD"/>
    <w:rsid w:val="00334BB1"/>
    <w:rsid w:val="0033534A"/>
    <w:rsid w:val="003412E6"/>
    <w:rsid w:val="0034209F"/>
    <w:rsid w:val="00342399"/>
    <w:rsid w:val="00342900"/>
    <w:rsid w:val="00343657"/>
    <w:rsid w:val="003447B1"/>
    <w:rsid w:val="00344ABA"/>
    <w:rsid w:val="00345158"/>
    <w:rsid w:val="0034716B"/>
    <w:rsid w:val="0035366A"/>
    <w:rsid w:val="00355C6A"/>
    <w:rsid w:val="0035648C"/>
    <w:rsid w:val="00357786"/>
    <w:rsid w:val="00361DD8"/>
    <w:rsid w:val="003621ED"/>
    <w:rsid w:val="00362AFA"/>
    <w:rsid w:val="00363682"/>
    <w:rsid w:val="003654C8"/>
    <w:rsid w:val="00365773"/>
    <w:rsid w:val="00366F7B"/>
    <w:rsid w:val="003675B2"/>
    <w:rsid w:val="00373EFD"/>
    <w:rsid w:val="0037419F"/>
    <w:rsid w:val="0037669F"/>
    <w:rsid w:val="00383800"/>
    <w:rsid w:val="003849C3"/>
    <w:rsid w:val="00386E51"/>
    <w:rsid w:val="00387C0C"/>
    <w:rsid w:val="00387FBF"/>
    <w:rsid w:val="003927D3"/>
    <w:rsid w:val="003933EC"/>
    <w:rsid w:val="003968D0"/>
    <w:rsid w:val="003A08B1"/>
    <w:rsid w:val="003A1836"/>
    <w:rsid w:val="003A2FCE"/>
    <w:rsid w:val="003B6112"/>
    <w:rsid w:val="003C0957"/>
    <w:rsid w:val="003C79FD"/>
    <w:rsid w:val="003E2694"/>
    <w:rsid w:val="003E3DD5"/>
    <w:rsid w:val="003E454E"/>
    <w:rsid w:val="003F0A90"/>
    <w:rsid w:val="003F0DDD"/>
    <w:rsid w:val="003F2003"/>
    <w:rsid w:val="003F438E"/>
    <w:rsid w:val="00400E5B"/>
    <w:rsid w:val="0040326D"/>
    <w:rsid w:val="00403E12"/>
    <w:rsid w:val="004041A7"/>
    <w:rsid w:val="0041360A"/>
    <w:rsid w:val="004139DA"/>
    <w:rsid w:val="00413FDF"/>
    <w:rsid w:val="00414F62"/>
    <w:rsid w:val="004159BA"/>
    <w:rsid w:val="004172BF"/>
    <w:rsid w:val="00420082"/>
    <w:rsid w:val="00424E15"/>
    <w:rsid w:val="00434406"/>
    <w:rsid w:val="0044369C"/>
    <w:rsid w:val="004521A3"/>
    <w:rsid w:val="004538FE"/>
    <w:rsid w:val="00453BBC"/>
    <w:rsid w:val="00456A2A"/>
    <w:rsid w:val="0045786D"/>
    <w:rsid w:val="004609CE"/>
    <w:rsid w:val="00464A76"/>
    <w:rsid w:val="00471C3F"/>
    <w:rsid w:val="00472CD1"/>
    <w:rsid w:val="00473018"/>
    <w:rsid w:val="0047615D"/>
    <w:rsid w:val="00480AD5"/>
    <w:rsid w:val="004811FE"/>
    <w:rsid w:val="00482ED7"/>
    <w:rsid w:val="00483651"/>
    <w:rsid w:val="004872F3"/>
    <w:rsid w:val="00490D82"/>
    <w:rsid w:val="0049542A"/>
    <w:rsid w:val="00495886"/>
    <w:rsid w:val="004A086E"/>
    <w:rsid w:val="004A1239"/>
    <w:rsid w:val="004A23EC"/>
    <w:rsid w:val="004A2B3F"/>
    <w:rsid w:val="004A430E"/>
    <w:rsid w:val="004B22FD"/>
    <w:rsid w:val="004B23B7"/>
    <w:rsid w:val="004B2635"/>
    <w:rsid w:val="004C6523"/>
    <w:rsid w:val="004C6764"/>
    <w:rsid w:val="004C73E8"/>
    <w:rsid w:val="004D3BEA"/>
    <w:rsid w:val="004D3E9E"/>
    <w:rsid w:val="004D76DF"/>
    <w:rsid w:val="004E1BE5"/>
    <w:rsid w:val="004E22B4"/>
    <w:rsid w:val="004E2957"/>
    <w:rsid w:val="004E49C5"/>
    <w:rsid w:val="004E5C3D"/>
    <w:rsid w:val="004E6B0E"/>
    <w:rsid w:val="004F54B7"/>
    <w:rsid w:val="004F6F85"/>
    <w:rsid w:val="004F7FC9"/>
    <w:rsid w:val="005036FF"/>
    <w:rsid w:val="00503858"/>
    <w:rsid w:val="005157BC"/>
    <w:rsid w:val="00516C7E"/>
    <w:rsid w:val="0051743D"/>
    <w:rsid w:val="0052088A"/>
    <w:rsid w:val="005302AD"/>
    <w:rsid w:val="00532796"/>
    <w:rsid w:val="00535609"/>
    <w:rsid w:val="005363DD"/>
    <w:rsid w:val="00537509"/>
    <w:rsid w:val="00540A4D"/>
    <w:rsid w:val="00543B35"/>
    <w:rsid w:val="00546ED1"/>
    <w:rsid w:val="0055223F"/>
    <w:rsid w:val="00554A5F"/>
    <w:rsid w:val="005567C4"/>
    <w:rsid w:val="00561273"/>
    <w:rsid w:val="00562EE4"/>
    <w:rsid w:val="005630F7"/>
    <w:rsid w:val="005646B6"/>
    <w:rsid w:val="00564995"/>
    <w:rsid w:val="00565001"/>
    <w:rsid w:val="00570823"/>
    <w:rsid w:val="00572E95"/>
    <w:rsid w:val="00576A63"/>
    <w:rsid w:val="00580372"/>
    <w:rsid w:val="00581A25"/>
    <w:rsid w:val="005824E4"/>
    <w:rsid w:val="00586EFE"/>
    <w:rsid w:val="005871EC"/>
    <w:rsid w:val="00587CA2"/>
    <w:rsid w:val="00587EB2"/>
    <w:rsid w:val="0059458A"/>
    <w:rsid w:val="00594A26"/>
    <w:rsid w:val="005A2165"/>
    <w:rsid w:val="005A4A06"/>
    <w:rsid w:val="005B1A63"/>
    <w:rsid w:val="005B355D"/>
    <w:rsid w:val="005B4765"/>
    <w:rsid w:val="005B6AD3"/>
    <w:rsid w:val="005B76BB"/>
    <w:rsid w:val="005C14A9"/>
    <w:rsid w:val="005C3028"/>
    <w:rsid w:val="005C62EC"/>
    <w:rsid w:val="005D1B28"/>
    <w:rsid w:val="005D2C0B"/>
    <w:rsid w:val="005D3490"/>
    <w:rsid w:val="005D36DC"/>
    <w:rsid w:val="005D6DBB"/>
    <w:rsid w:val="005D6DD5"/>
    <w:rsid w:val="005D7AAD"/>
    <w:rsid w:val="005E1A21"/>
    <w:rsid w:val="005E22A2"/>
    <w:rsid w:val="005E5C15"/>
    <w:rsid w:val="005F006C"/>
    <w:rsid w:val="005F1448"/>
    <w:rsid w:val="005F1CBF"/>
    <w:rsid w:val="005F252D"/>
    <w:rsid w:val="005F3487"/>
    <w:rsid w:val="005F376D"/>
    <w:rsid w:val="005F46E7"/>
    <w:rsid w:val="005F69EE"/>
    <w:rsid w:val="006003F4"/>
    <w:rsid w:val="0060140C"/>
    <w:rsid w:val="006018A6"/>
    <w:rsid w:val="00604F2B"/>
    <w:rsid w:val="0060508B"/>
    <w:rsid w:val="00605206"/>
    <w:rsid w:val="0060712B"/>
    <w:rsid w:val="00607A0A"/>
    <w:rsid w:val="006125B1"/>
    <w:rsid w:val="00613953"/>
    <w:rsid w:val="00615F80"/>
    <w:rsid w:val="00615FBD"/>
    <w:rsid w:val="00626A63"/>
    <w:rsid w:val="00630C16"/>
    <w:rsid w:val="006313DA"/>
    <w:rsid w:val="00631A41"/>
    <w:rsid w:val="00631FF5"/>
    <w:rsid w:val="006344CF"/>
    <w:rsid w:val="00641AC7"/>
    <w:rsid w:val="00642E2E"/>
    <w:rsid w:val="0064302F"/>
    <w:rsid w:val="00643652"/>
    <w:rsid w:val="0064438D"/>
    <w:rsid w:val="006460CA"/>
    <w:rsid w:val="00646FD1"/>
    <w:rsid w:val="006514E7"/>
    <w:rsid w:val="00652583"/>
    <w:rsid w:val="0065353E"/>
    <w:rsid w:val="006548FD"/>
    <w:rsid w:val="006551D2"/>
    <w:rsid w:val="0065604F"/>
    <w:rsid w:val="00656D8D"/>
    <w:rsid w:val="00660265"/>
    <w:rsid w:val="0066064E"/>
    <w:rsid w:val="0066334A"/>
    <w:rsid w:val="00664A22"/>
    <w:rsid w:val="00665218"/>
    <w:rsid w:val="00665E4E"/>
    <w:rsid w:val="0066644F"/>
    <w:rsid w:val="00675483"/>
    <w:rsid w:val="006763B5"/>
    <w:rsid w:val="006768EF"/>
    <w:rsid w:val="00680578"/>
    <w:rsid w:val="006817F5"/>
    <w:rsid w:val="00681B93"/>
    <w:rsid w:val="00682C74"/>
    <w:rsid w:val="00682D19"/>
    <w:rsid w:val="00684D2B"/>
    <w:rsid w:val="00690736"/>
    <w:rsid w:val="00691ADB"/>
    <w:rsid w:val="00693AF5"/>
    <w:rsid w:val="00693E43"/>
    <w:rsid w:val="0069515D"/>
    <w:rsid w:val="00695994"/>
    <w:rsid w:val="0069750A"/>
    <w:rsid w:val="00697792"/>
    <w:rsid w:val="00697966"/>
    <w:rsid w:val="006A2D09"/>
    <w:rsid w:val="006B0998"/>
    <w:rsid w:val="006B485A"/>
    <w:rsid w:val="006B622D"/>
    <w:rsid w:val="006B62A6"/>
    <w:rsid w:val="006B6AEA"/>
    <w:rsid w:val="006C054B"/>
    <w:rsid w:val="006C0966"/>
    <w:rsid w:val="006C0A53"/>
    <w:rsid w:val="006C129C"/>
    <w:rsid w:val="006C1707"/>
    <w:rsid w:val="006C1EE4"/>
    <w:rsid w:val="006C5E6D"/>
    <w:rsid w:val="006C7D1F"/>
    <w:rsid w:val="006C7FA9"/>
    <w:rsid w:val="006D1AE5"/>
    <w:rsid w:val="006D2CD5"/>
    <w:rsid w:val="006D33DB"/>
    <w:rsid w:val="006D39EF"/>
    <w:rsid w:val="006D3F47"/>
    <w:rsid w:val="006D56A2"/>
    <w:rsid w:val="006D74E3"/>
    <w:rsid w:val="006E06A4"/>
    <w:rsid w:val="006E686D"/>
    <w:rsid w:val="006F16D6"/>
    <w:rsid w:val="006F20DC"/>
    <w:rsid w:val="006F3462"/>
    <w:rsid w:val="006F4245"/>
    <w:rsid w:val="006F7648"/>
    <w:rsid w:val="006F7EEA"/>
    <w:rsid w:val="00700818"/>
    <w:rsid w:val="00700B70"/>
    <w:rsid w:val="00702704"/>
    <w:rsid w:val="00702F3D"/>
    <w:rsid w:val="00705A19"/>
    <w:rsid w:val="007071DC"/>
    <w:rsid w:val="0071347E"/>
    <w:rsid w:val="0071663D"/>
    <w:rsid w:val="007240C9"/>
    <w:rsid w:val="00724B2C"/>
    <w:rsid w:val="00726C7A"/>
    <w:rsid w:val="0073308A"/>
    <w:rsid w:val="00736E15"/>
    <w:rsid w:val="00736FFA"/>
    <w:rsid w:val="0074088E"/>
    <w:rsid w:val="0074132A"/>
    <w:rsid w:val="00745359"/>
    <w:rsid w:val="007542B0"/>
    <w:rsid w:val="00756180"/>
    <w:rsid w:val="0075751B"/>
    <w:rsid w:val="0076119F"/>
    <w:rsid w:val="007613E5"/>
    <w:rsid w:val="007614FC"/>
    <w:rsid w:val="0076173D"/>
    <w:rsid w:val="007625C3"/>
    <w:rsid w:val="00764FED"/>
    <w:rsid w:val="0076658C"/>
    <w:rsid w:val="0076726C"/>
    <w:rsid w:val="00767C77"/>
    <w:rsid w:val="0077674C"/>
    <w:rsid w:val="00777DE5"/>
    <w:rsid w:val="00780363"/>
    <w:rsid w:val="00780AA5"/>
    <w:rsid w:val="00781C63"/>
    <w:rsid w:val="0078398A"/>
    <w:rsid w:val="00784DCF"/>
    <w:rsid w:val="0079290D"/>
    <w:rsid w:val="0079397C"/>
    <w:rsid w:val="00795DFF"/>
    <w:rsid w:val="007A0E30"/>
    <w:rsid w:val="007A15E7"/>
    <w:rsid w:val="007A23B6"/>
    <w:rsid w:val="007A306B"/>
    <w:rsid w:val="007A43C3"/>
    <w:rsid w:val="007A43DC"/>
    <w:rsid w:val="007A5B43"/>
    <w:rsid w:val="007B2206"/>
    <w:rsid w:val="007B31A6"/>
    <w:rsid w:val="007B40D2"/>
    <w:rsid w:val="007B4254"/>
    <w:rsid w:val="007B587B"/>
    <w:rsid w:val="007B590C"/>
    <w:rsid w:val="007C2230"/>
    <w:rsid w:val="007C244B"/>
    <w:rsid w:val="007C4815"/>
    <w:rsid w:val="007C4A7F"/>
    <w:rsid w:val="007C4F70"/>
    <w:rsid w:val="007C73E7"/>
    <w:rsid w:val="007D1104"/>
    <w:rsid w:val="007D524C"/>
    <w:rsid w:val="007E2E16"/>
    <w:rsid w:val="007E3960"/>
    <w:rsid w:val="007E4C4A"/>
    <w:rsid w:val="007F4621"/>
    <w:rsid w:val="007F7FFA"/>
    <w:rsid w:val="008021ED"/>
    <w:rsid w:val="00802A60"/>
    <w:rsid w:val="00804B26"/>
    <w:rsid w:val="0080735F"/>
    <w:rsid w:val="00807E68"/>
    <w:rsid w:val="00815DDA"/>
    <w:rsid w:val="008177EC"/>
    <w:rsid w:val="008270BC"/>
    <w:rsid w:val="00830A71"/>
    <w:rsid w:val="00832F9D"/>
    <w:rsid w:val="00840E66"/>
    <w:rsid w:val="00842512"/>
    <w:rsid w:val="008429AA"/>
    <w:rsid w:val="00843684"/>
    <w:rsid w:val="00845FF9"/>
    <w:rsid w:val="008473C3"/>
    <w:rsid w:val="00847D91"/>
    <w:rsid w:val="008517AB"/>
    <w:rsid w:val="00851BF8"/>
    <w:rsid w:val="00852F86"/>
    <w:rsid w:val="00855904"/>
    <w:rsid w:val="00855B0C"/>
    <w:rsid w:val="008612F5"/>
    <w:rsid w:val="00863A15"/>
    <w:rsid w:val="00864384"/>
    <w:rsid w:val="0086564E"/>
    <w:rsid w:val="00867B5A"/>
    <w:rsid w:val="008720DF"/>
    <w:rsid w:val="00873F3D"/>
    <w:rsid w:val="008768C7"/>
    <w:rsid w:val="00880267"/>
    <w:rsid w:val="0088064F"/>
    <w:rsid w:val="00881266"/>
    <w:rsid w:val="00881B41"/>
    <w:rsid w:val="008838EE"/>
    <w:rsid w:val="00890609"/>
    <w:rsid w:val="0089230D"/>
    <w:rsid w:val="00895D98"/>
    <w:rsid w:val="008A1BC2"/>
    <w:rsid w:val="008A3F78"/>
    <w:rsid w:val="008A4340"/>
    <w:rsid w:val="008A61D0"/>
    <w:rsid w:val="008B1404"/>
    <w:rsid w:val="008B31F8"/>
    <w:rsid w:val="008B3393"/>
    <w:rsid w:val="008B4A2F"/>
    <w:rsid w:val="008C034F"/>
    <w:rsid w:val="008C219F"/>
    <w:rsid w:val="008C22E8"/>
    <w:rsid w:val="008C77DA"/>
    <w:rsid w:val="008D3D9C"/>
    <w:rsid w:val="008E28FC"/>
    <w:rsid w:val="008E2E5E"/>
    <w:rsid w:val="008E3F3C"/>
    <w:rsid w:val="008E527D"/>
    <w:rsid w:val="008E72F6"/>
    <w:rsid w:val="008E77D8"/>
    <w:rsid w:val="008F074E"/>
    <w:rsid w:val="008F2394"/>
    <w:rsid w:val="008F3796"/>
    <w:rsid w:val="008F46E5"/>
    <w:rsid w:val="008F5372"/>
    <w:rsid w:val="00900A77"/>
    <w:rsid w:val="00901427"/>
    <w:rsid w:val="009105BC"/>
    <w:rsid w:val="00910B3B"/>
    <w:rsid w:val="00921714"/>
    <w:rsid w:val="009228F3"/>
    <w:rsid w:val="00922D6B"/>
    <w:rsid w:val="00925AE9"/>
    <w:rsid w:val="0092619F"/>
    <w:rsid w:val="009266F9"/>
    <w:rsid w:val="0092695B"/>
    <w:rsid w:val="0093200E"/>
    <w:rsid w:val="00933B63"/>
    <w:rsid w:val="00936CAE"/>
    <w:rsid w:val="0093751B"/>
    <w:rsid w:val="00941DA2"/>
    <w:rsid w:val="0094433F"/>
    <w:rsid w:val="00947F74"/>
    <w:rsid w:val="00953D7D"/>
    <w:rsid w:val="00962187"/>
    <w:rsid w:val="00966909"/>
    <w:rsid w:val="00966AAA"/>
    <w:rsid w:val="0097296E"/>
    <w:rsid w:val="009776BE"/>
    <w:rsid w:val="00981B18"/>
    <w:rsid w:val="009875C5"/>
    <w:rsid w:val="009912EC"/>
    <w:rsid w:val="00993AAF"/>
    <w:rsid w:val="00993E4E"/>
    <w:rsid w:val="009975B9"/>
    <w:rsid w:val="009A1D14"/>
    <w:rsid w:val="009A2FC4"/>
    <w:rsid w:val="009A4F41"/>
    <w:rsid w:val="009A544B"/>
    <w:rsid w:val="009A7150"/>
    <w:rsid w:val="009B1487"/>
    <w:rsid w:val="009B2918"/>
    <w:rsid w:val="009B45E2"/>
    <w:rsid w:val="009B5058"/>
    <w:rsid w:val="009B7DDE"/>
    <w:rsid w:val="009C0260"/>
    <w:rsid w:val="009C068D"/>
    <w:rsid w:val="009C1BAB"/>
    <w:rsid w:val="009C2592"/>
    <w:rsid w:val="009C290A"/>
    <w:rsid w:val="009C3ABB"/>
    <w:rsid w:val="009C3E62"/>
    <w:rsid w:val="009C5022"/>
    <w:rsid w:val="009C516E"/>
    <w:rsid w:val="009C5ABF"/>
    <w:rsid w:val="009C6E1D"/>
    <w:rsid w:val="009D068E"/>
    <w:rsid w:val="009D1F65"/>
    <w:rsid w:val="009D2968"/>
    <w:rsid w:val="009D2D50"/>
    <w:rsid w:val="009D7A8A"/>
    <w:rsid w:val="009E0445"/>
    <w:rsid w:val="009E21B1"/>
    <w:rsid w:val="009E3C3F"/>
    <w:rsid w:val="009E4899"/>
    <w:rsid w:val="009F3662"/>
    <w:rsid w:val="009F4503"/>
    <w:rsid w:val="009F661F"/>
    <w:rsid w:val="009F7221"/>
    <w:rsid w:val="009F7604"/>
    <w:rsid w:val="00A07112"/>
    <w:rsid w:val="00A101DF"/>
    <w:rsid w:val="00A1139E"/>
    <w:rsid w:val="00A116D8"/>
    <w:rsid w:val="00A118DE"/>
    <w:rsid w:val="00A119E6"/>
    <w:rsid w:val="00A13BB0"/>
    <w:rsid w:val="00A16026"/>
    <w:rsid w:val="00A16DBA"/>
    <w:rsid w:val="00A27E0E"/>
    <w:rsid w:val="00A334FD"/>
    <w:rsid w:val="00A34AB6"/>
    <w:rsid w:val="00A44A93"/>
    <w:rsid w:val="00A514C7"/>
    <w:rsid w:val="00A5394A"/>
    <w:rsid w:val="00A55C2E"/>
    <w:rsid w:val="00A6108F"/>
    <w:rsid w:val="00A668AD"/>
    <w:rsid w:val="00A70BA7"/>
    <w:rsid w:val="00A7121A"/>
    <w:rsid w:val="00A71FD8"/>
    <w:rsid w:val="00A7603A"/>
    <w:rsid w:val="00A77409"/>
    <w:rsid w:val="00A77E84"/>
    <w:rsid w:val="00A8515C"/>
    <w:rsid w:val="00A93186"/>
    <w:rsid w:val="00A93B80"/>
    <w:rsid w:val="00A940C2"/>
    <w:rsid w:val="00A97575"/>
    <w:rsid w:val="00AA35B5"/>
    <w:rsid w:val="00AA4B8F"/>
    <w:rsid w:val="00AA508F"/>
    <w:rsid w:val="00AA5E63"/>
    <w:rsid w:val="00AA74A0"/>
    <w:rsid w:val="00AB0071"/>
    <w:rsid w:val="00AB2C9B"/>
    <w:rsid w:val="00AB30AF"/>
    <w:rsid w:val="00AB70A0"/>
    <w:rsid w:val="00AC0DAD"/>
    <w:rsid w:val="00AC0E89"/>
    <w:rsid w:val="00AC3D30"/>
    <w:rsid w:val="00AD17A5"/>
    <w:rsid w:val="00AD289C"/>
    <w:rsid w:val="00AD5430"/>
    <w:rsid w:val="00AE1ED7"/>
    <w:rsid w:val="00AE2E58"/>
    <w:rsid w:val="00AF1116"/>
    <w:rsid w:val="00AF1316"/>
    <w:rsid w:val="00AF1933"/>
    <w:rsid w:val="00AF2082"/>
    <w:rsid w:val="00B00A44"/>
    <w:rsid w:val="00B029DC"/>
    <w:rsid w:val="00B04646"/>
    <w:rsid w:val="00B07869"/>
    <w:rsid w:val="00B13FF5"/>
    <w:rsid w:val="00B145D9"/>
    <w:rsid w:val="00B16B39"/>
    <w:rsid w:val="00B208B2"/>
    <w:rsid w:val="00B20DC1"/>
    <w:rsid w:val="00B23D5C"/>
    <w:rsid w:val="00B273FC"/>
    <w:rsid w:val="00B27CE3"/>
    <w:rsid w:val="00B3148A"/>
    <w:rsid w:val="00B51A45"/>
    <w:rsid w:val="00B53EA7"/>
    <w:rsid w:val="00B602B9"/>
    <w:rsid w:val="00B63CE7"/>
    <w:rsid w:val="00B6636D"/>
    <w:rsid w:val="00B66AF8"/>
    <w:rsid w:val="00B71D04"/>
    <w:rsid w:val="00B7316D"/>
    <w:rsid w:val="00B754BA"/>
    <w:rsid w:val="00B76865"/>
    <w:rsid w:val="00B77FE8"/>
    <w:rsid w:val="00B8065F"/>
    <w:rsid w:val="00B82536"/>
    <w:rsid w:val="00B8710D"/>
    <w:rsid w:val="00B91354"/>
    <w:rsid w:val="00B916FD"/>
    <w:rsid w:val="00B91AF0"/>
    <w:rsid w:val="00B947A8"/>
    <w:rsid w:val="00B9596C"/>
    <w:rsid w:val="00B961BD"/>
    <w:rsid w:val="00BA0CDF"/>
    <w:rsid w:val="00BA3828"/>
    <w:rsid w:val="00BA4186"/>
    <w:rsid w:val="00BA4D5F"/>
    <w:rsid w:val="00BB0358"/>
    <w:rsid w:val="00BB06DC"/>
    <w:rsid w:val="00BB1BE6"/>
    <w:rsid w:val="00BB4951"/>
    <w:rsid w:val="00BC07F7"/>
    <w:rsid w:val="00BC47F8"/>
    <w:rsid w:val="00BC5EC8"/>
    <w:rsid w:val="00BD62FE"/>
    <w:rsid w:val="00BD6722"/>
    <w:rsid w:val="00BD72AE"/>
    <w:rsid w:val="00BE1A0D"/>
    <w:rsid w:val="00BE2D62"/>
    <w:rsid w:val="00BE478F"/>
    <w:rsid w:val="00BE6222"/>
    <w:rsid w:val="00BE73B2"/>
    <w:rsid w:val="00BF0EC9"/>
    <w:rsid w:val="00BF32AF"/>
    <w:rsid w:val="00BF3D75"/>
    <w:rsid w:val="00BF5AE7"/>
    <w:rsid w:val="00BF5FAB"/>
    <w:rsid w:val="00C00ABA"/>
    <w:rsid w:val="00C027E1"/>
    <w:rsid w:val="00C03EF5"/>
    <w:rsid w:val="00C100A1"/>
    <w:rsid w:val="00C122AB"/>
    <w:rsid w:val="00C12663"/>
    <w:rsid w:val="00C126BC"/>
    <w:rsid w:val="00C16410"/>
    <w:rsid w:val="00C16628"/>
    <w:rsid w:val="00C20A97"/>
    <w:rsid w:val="00C220F0"/>
    <w:rsid w:val="00C2358D"/>
    <w:rsid w:val="00C2777B"/>
    <w:rsid w:val="00C33010"/>
    <w:rsid w:val="00C412B3"/>
    <w:rsid w:val="00C4547E"/>
    <w:rsid w:val="00C45F28"/>
    <w:rsid w:val="00C47E74"/>
    <w:rsid w:val="00C53901"/>
    <w:rsid w:val="00C5736B"/>
    <w:rsid w:val="00C60A68"/>
    <w:rsid w:val="00C62C2E"/>
    <w:rsid w:val="00C67A73"/>
    <w:rsid w:val="00C8262D"/>
    <w:rsid w:val="00C82AAE"/>
    <w:rsid w:val="00C8519B"/>
    <w:rsid w:val="00CA1B06"/>
    <w:rsid w:val="00CA2276"/>
    <w:rsid w:val="00CA479B"/>
    <w:rsid w:val="00CA56D2"/>
    <w:rsid w:val="00CA7284"/>
    <w:rsid w:val="00CB3565"/>
    <w:rsid w:val="00CB3CEB"/>
    <w:rsid w:val="00CB3F7F"/>
    <w:rsid w:val="00CB52D1"/>
    <w:rsid w:val="00CB7446"/>
    <w:rsid w:val="00CC0163"/>
    <w:rsid w:val="00CC236F"/>
    <w:rsid w:val="00CC7B11"/>
    <w:rsid w:val="00CD2498"/>
    <w:rsid w:val="00CD48BC"/>
    <w:rsid w:val="00CD735D"/>
    <w:rsid w:val="00CD7A0B"/>
    <w:rsid w:val="00CE14C3"/>
    <w:rsid w:val="00CE4D0F"/>
    <w:rsid w:val="00CE6577"/>
    <w:rsid w:val="00CF026A"/>
    <w:rsid w:val="00CF1030"/>
    <w:rsid w:val="00CF1629"/>
    <w:rsid w:val="00CF1690"/>
    <w:rsid w:val="00CF1CDC"/>
    <w:rsid w:val="00CF22F3"/>
    <w:rsid w:val="00CF2D52"/>
    <w:rsid w:val="00CF2E7E"/>
    <w:rsid w:val="00CF458B"/>
    <w:rsid w:val="00CF49DA"/>
    <w:rsid w:val="00D028A9"/>
    <w:rsid w:val="00D05BE3"/>
    <w:rsid w:val="00D06EEE"/>
    <w:rsid w:val="00D07409"/>
    <w:rsid w:val="00D101BA"/>
    <w:rsid w:val="00D21891"/>
    <w:rsid w:val="00D23531"/>
    <w:rsid w:val="00D262CE"/>
    <w:rsid w:val="00D30DF9"/>
    <w:rsid w:val="00D31545"/>
    <w:rsid w:val="00D321FF"/>
    <w:rsid w:val="00D37C73"/>
    <w:rsid w:val="00D459D8"/>
    <w:rsid w:val="00D47AE7"/>
    <w:rsid w:val="00D51705"/>
    <w:rsid w:val="00D5325F"/>
    <w:rsid w:val="00D5441A"/>
    <w:rsid w:val="00D6003D"/>
    <w:rsid w:val="00D61C0E"/>
    <w:rsid w:val="00D61F78"/>
    <w:rsid w:val="00D6295F"/>
    <w:rsid w:val="00D63D39"/>
    <w:rsid w:val="00D63E47"/>
    <w:rsid w:val="00D647FF"/>
    <w:rsid w:val="00D64988"/>
    <w:rsid w:val="00D65D8F"/>
    <w:rsid w:val="00D74DA1"/>
    <w:rsid w:val="00D75288"/>
    <w:rsid w:val="00D77C0D"/>
    <w:rsid w:val="00D819B6"/>
    <w:rsid w:val="00D82F3A"/>
    <w:rsid w:val="00D83242"/>
    <w:rsid w:val="00D83A2F"/>
    <w:rsid w:val="00D85B16"/>
    <w:rsid w:val="00D86181"/>
    <w:rsid w:val="00D86CA5"/>
    <w:rsid w:val="00D9071D"/>
    <w:rsid w:val="00D90BB5"/>
    <w:rsid w:val="00D93E68"/>
    <w:rsid w:val="00D95E10"/>
    <w:rsid w:val="00D97459"/>
    <w:rsid w:val="00DA1D71"/>
    <w:rsid w:val="00DA48BE"/>
    <w:rsid w:val="00DA4C2B"/>
    <w:rsid w:val="00DA4EA4"/>
    <w:rsid w:val="00DA5F17"/>
    <w:rsid w:val="00DB0BA1"/>
    <w:rsid w:val="00DB40B6"/>
    <w:rsid w:val="00DB637A"/>
    <w:rsid w:val="00DB6D16"/>
    <w:rsid w:val="00DC1EB9"/>
    <w:rsid w:val="00DC5E90"/>
    <w:rsid w:val="00DD6D4A"/>
    <w:rsid w:val="00DD6E2D"/>
    <w:rsid w:val="00DE2080"/>
    <w:rsid w:val="00DE2474"/>
    <w:rsid w:val="00DE3935"/>
    <w:rsid w:val="00DE65DC"/>
    <w:rsid w:val="00DE6B98"/>
    <w:rsid w:val="00DF568C"/>
    <w:rsid w:val="00DF6A7C"/>
    <w:rsid w:val="00DF6B41"/>
    <w:rsid w:val="00E001C0"/>
    <w:rsid w:val="00E020B8"/>
    <w:rsid w:val="00E0374D"/>
    <w:rsid w:val="00E05304"/>
    <w:rsid w:val="00E07B48"/>
    <w:rsid w:val="00E1183E"/>
    <w:rsid w:val="00E1239E"/>
    <w:rsid w:val="00E13E4C"/>
    <w:rsid w:val="00E15309"/>
    <w:rsid w:val="00E177A6"/>
    <w:rsid w:val="00E23844"/>
    <w:rsid w:val="00E336D4"/>
    <w:rsid w:val="00E3453A"/>
    <w:rsid w:val="00E36F5A"/>
    <w:rsid w:val="00E407DF"/>
    <w:rsid w:val="00E41E9C"/>
    <w:rsid w:val="00E4431F"/>
    <w:rsid w:val="00E467D7"/>
    <w:rsid w:val="00E517F1"/>
    <w:rsid w:val="00E51C8E"/>
    <w:rsid w:val="00E54480"/>
    <w:rsid w:val="00E61641"/>
    <w:rsid w:val="00E639D2"/>
    <w:rsid w:val="00E66906"/>
    <w:rsid w:val="00E72573"/>
    <w:rsid w:val="00E73B0D"/>
    <w:rsid w:val="00E75293"/>
    <w:rsid w:val="00E75A5A"/>
    <w:rsid w:val="00E82AA8"/>
    <w:rsid w:val="00E8304A"/>
    <w:rsid w:val="00E855F3"/>
    <w:rsid w:val="00E87CF3"/>
    <w:rsid w:val="00E92FA2"/>
    <w:rsid w:val="00E9511A"/>
    <w:rsid w:val="00EA3789"/>
    <w:rsid w:val="00EA62D0"/>
    <w:rsid w:val="00EB40FC"/>
    <w:rsid w:val="00EB417A"/>
    <w:rsid w:val="00EB68AB"/>
    <w:rsid w:val="00EB6B10"/>
    <w:rsid w:val="00EB7EA1"/>
    <w:rsid w:val="00EC129A"/>
    <w:rsid w:val="00EC1FD7"/>
    <w:rsid w:val="00ED07D7"/>
    <w:rsid w:val="00ED1BE0"/>
    <w:rsid w:val="00ED1F18"/>
    <w:rsid w:val="00ED5538"/>
    <w:rsid w:val="00EE0D86"/>
    <w:rsid w:val="00EE2F37"/>
    <w:rsid w:val="00EE3F59"/>
    <w:rsid w:val="00EE665C"/>
    <w:rsid w:val="00EE7796"/>
    <w:rsid w:val="00EE7DAE"/>
    <w:rsid w:val="00EF05C3"/>
    <w:rsid w:val="00EF1854"/>
    <w:rsid w:val="00EF2535"/>
    <w:rsid w:val="00EF43FD"/>
    <w:rsid w:val="00EF4D22"/>
    <w:rsid w:val="00EF54F5"/>
    <w:rsid w:val="00EF63E2"/>
    <w:rsid w:val="00EF65D7"/>
    <w:rsid w:val="00EF683E"/>
    <w:rsid w:val="00EF68A5"/>
    <w:rsid w:val="00EF7340"/>
    <w:rsid w:val="00F00EF7"/>
    <w:rsid w:val="00F01F0D"/>
    <w:rsid w:val="00F03054"/>
    <w:rsid w:val="00F055D9"/>
    <w:rsid w:val="00F108BD"/>
    <w:rsid w:val="00F126AF"/>
    <w:rsid w:val="00F14375"/>
    <w:rsid w:val="00F157A8"/>
    <w:rsid w:val="00F200D9"/>
    <w:rsid w:val="00F218BC"/>
    <w:rsid w:val="00F21A58"/>
    <w:rsid w:val="00F2533F"/>
    <w:rsid w:val="00F276FE"/>
    <w:rsid w:val="00F3129A"/>
    <w:rsid w:val="00F337BD"/>
    <w:rsid w:val="00F35463"/>
    <w:rsid w:val="00F36B8E"/>
    <w:rsid w:val="00F40D3D"/>
    <w:rsid w:val="00F445BA"/>
    <w:rsid w:val="00F51401"/>
    <w:rsid w:val="00F514D6"/>
    <w:rsid w:val="00F52819"/>
    <w:rsid w:val="00F55274"/>
    <w:rsid w:val="00F60404"/>
    <w:rsid w:val="00F6043C"/>
    <w:rsid w:val="00F624AA"/>
    <w:rsid w:val="00F67644"/>
    <w:rsid w:val="00F67A8D"/>
    <w:rsid w:val="00F67DB3"/>
    <w:rsid w:val="00F70049"/>
    <w:rsid w:val="00F72797"/>
    <w:rsid w:val="00F77077"/>
    <w:rsid w:val="00F77AC9"/>
    <w:rsid w:val="00F8049B"/>
    <w:rsid w:val="00F83F61"/>
    <w:rsid w:val="00F86A2C"/>
    <w:rsid w:val="00F86A3D"/>
    <w:rsid w:val="00F913C5"/>
    <w:rsid w:val="00F92EE4"/>
    <w:rsid w:val="00F93072"/>
    <w:rsid w:val="00F93335"/>
    <w:rsid w:val="00F948BC"/>
    <w:rsid w:val="00F962A8"/>
    <w:rsid w:val="00F97577"/>
    <w:rsid w:val="00FA0DF9"/>
    <w:rsid w:val="00FA0F4A"/>
    <w:rsid w:val="00FB5401"/>
    <w:rsid w:val="00FB6B10"/>
    <w:rsid w:val="00FC1B5E"/>
    <w:rsid w:val="00FC3B7F"/>
    <w:rsid w:val="00FC69F1"/>
    <w:rsid w:val="00FC6DC6"/>
    <w:rsid w:val="00FC6FAA"/>
    <w:rsid w:val="00FD1AD6"/>
    <w:rsid w:val="00FD5401"/>
    <w:rsid w:val="00FD7932"/>
    <w:rsid w:val="00FE1349"/>
    <w:rsid w:val="00FE7224"/>
    <w:rsid w:val="00FF0BF8"/>
    <w:rsid w:val="00FF0FFD"/>
    <w:rsid w:val="00FF1378"/>
    <w:rsid w:val="00FF32FB"/>
    <w:rsid w:val="00FF3420"/>
    <w:rsid w:val="00FF3AEE"/>
    <w:rsid w:val="00FF51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5477AC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5DDA"/>
    <w:pPr>
      <w:tabs>
        <w:tab w:val="center" w:pos="4320"/>
        <w:tab w:val="right" w:pos="8640"/>
      </w:tabs>
    </w:pPr>
  </w:style>
  <w:style w:type="character" w:customStyle="1" w:styleId="HeaderChar">
    <w:name w:val="Header Char"/>
    <w:basedOn w:val="DefaultParagraphFont"/>
    <w:link w:val="Header"/>
    <w:uiPriority w:val="99"/>
    <w:rsid w:val="00815DDA"/>
  </w:style>
  <w:style w:type="paragraph" w:styleId="Footer">
    <w:name w:val="footer"/>
    <w:basedOn w:val="Normal"/>
    <w:link w:val="FooterChar"/>
    <w:uiPriority w:val="99"/>
    <w:unhideWhenUsed/>
    <w:rsid w:val="00815DDA"/>
    <w:pPr>
      <w:tabs>
        <w:tab w:val="center" w:pos="4320"/>
        <w:tab w:val="right" w:pos="8640"/>
      </w:tabs>
    </w:pPr>
  </w:style>
  <w:style w:type="character" w:customStyle="1" w:styleId="FooterChar">
    <w:name w:val="Footer Char"/>
    <w:basedOn w:val="DefaultParagraphFont"/>
    <w:link w:val="Footer"/>
    <w:uiPriority w:val="99"/>
    <w:rsid w:val="00815DDA"/>
  </w:style>
  <w:style w:type="character" w:styleId="PageNumber">
    <w:name w:val="page number"/>
    <w:basedOn w:val="DefaultParagraphFont"/>
    <w:uiPriority w:val="99"/>
    <w:semiHidden/>
    <w:unhideWhenUsed/>
    <w:rsid w:val="00815DDA"/>
  </w:style>
  <w:style w:type="table" w:styleId="LightShading">
    <w:name w:val="Light Shading"/>
    <w:basedOn w:val="TableNormal"/>
    <w:uiPriority w:val="60"/>
    <w:rsid w:val="0049542A"/>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ableGrid">
    <w:name w:val="Table Grid"/>
    <w:basedOn w:val="TableNormal"/>
    <w:uiPriority w:val="59"/>
    <w:rsid w:val="0049542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ediumShading1">
    <w:name w:val="Medium Shading 1"/>
    <w:basedOn w:val="TableNormal"/>
    <w:uiPriority w:val="63"/>
    <w:rsid w:val="0049542A"/>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9542A"/>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LightList">
    <w:name w:val="Light List"/>
    <w:basedOn w:val="TableNormal"/>
    <w:uiPriority w:val="61"/>
    <w:rsid w:val="0049542A"/>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ListParagraph">
    <w:name w:val="List Paragraph"/>
    <w:basedOn w:val="Normal"/>
    <w:uiPriority w:val="34"/>
    <w:qFormat/>
    <w:rsid w:val="00CF1030"/>
    <w:pPr>
      <w:ind w:left="720"/>
      <w:contextualSpacing/>
    </w:pPr>
  </w:style>
  <w:style w:type="character" w:styleId="CommentReference">
    <w:name w:val="annotation reference"/>
    <w:basedOn w:val="DefaultParagraphFont"/>
    <w:uiPriority w:val="99"/>
    <w:semiHidden/>
    <w:unhideWhenUsed/>
    <w:rsid w:val="00764FED"/>
    <w:rPr>
      <w:sz w:val="18"/>
      <w:szCs w:val="18"/>
    </w:rPr>
  </w:style>
  <w:style w:type="paragraph" w:styleId="CommentText">
    <w:name w:val="annotation text"/>
    <w:basedOn w:val="Normal"/>
    <w:link w:val="CommentTextChar"/>
    <w:uiPriority w:val="99"/>
    <w:unhideWhenUsed/>
    <w:rsid w:val="00764FED"/>
  </w:style>
  <w:style w:type="character" w:customStyle="1" w:styleId="CommentTextChar">
    <w:name w:val="Comment Text Char"/>
    <w:basedOn w:val="DefaultParagraphFont"/>
    <w:link w:val="CommentText"/>
    <w:uiPriority w:val="99"/>
    <w:rsid w:val="00764FED"/>
  </w:style>
  <w:style w:type="paragraph" w:styleId="CommentSubject">
    <w:name w:val="annotation subject"/>
    <w:basedOn w:val="CommentText"/>
    <w:next w:val="CommentText"/>
    <w:link w:val="CommentSubjectChar"/>
    <w:uiPriority w:val="99"/>
    <w:semiHidden/>
    <w:unhideWhenUsed/>
    <w:rsid w:val="00764FED"/>
    <w:rPr>
      <w:b/>
      <w:bCs/>
      <w:sz w:val="20"/>
      <w:szCs w:val="20"/>
    </w:rPr>
  </w:style>
  <w:style w:type="character" w:customStyle="1" w:styleId="CommentSubjectChar">
    <w:name w:val="Comment Subject Char"/>
    <w:basedOn w:val="CommentTextChar"/>
    <w:link w:val="CommentSubject"/>
    <w:uiPriority w:val="99"/>
    <w:semiHidden/>
    <w:rsid w:val="00764FED"/>
    <w:rPr>
      <w:b/>
      <w:bCs/>
      <w:sz w:val="20"/>
      <w:szCs w:val="20"/>
    </w:rPr>
  </w:style>
  <w:style w:type="paragraph" w:styleId="BalloonText">
    <w:name w:val="Balloon Text"/>
    <w:basedOn w:val="Normal"/>
    <w:link w:val="BalloonTextChar"/>
    <w:uiPriority w:val="99"/>
    <w:semiHidden/>
    <w:unhideWhenUsed/>
    <w:rsid w:val="00764FE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64FED"/>
    <w:rPr>
      <w:rFonts w:ascii="Lucida Grande" w:hAnsi="Lucida Grande" w:cs="Lucida Grande"/>
      <w:sz w:val="18"/>
      <w:szCs w:val="18"/>
    </w:rPr>
  </w:style>
  <w:style w:type="character" w:styleId="Hyperlink">
    <w:name w:val="Hyperlink"/>
    <w:basedOn w:val="DefaultParagraphFont"/>
    <w:uiPriority w:val="99"/>
    <w:unhideWhenUsed/>
    <w:rsid w:val="00292B29"/>
    <w:rPr>
      <w:color w:val="0000FF" w:themeColor="hyperlink"/>
      <w:u w:val="single"/>
    </w:rPr>
  </w:style>
  <w:style w:type="paragraph" w:customStyle="1" w:styleId="Default">
    <w:name w:val="Default"/>
    <w:rsid w:val="00135E82"/>
    <w:pPr>
      <w:widowControl w:val="0"/>
      <w:autoSpaceDE w:val="0"/>
      <w:autoSpaceDN w:val="0"/>
      <w:adjustRightInd w:val="0"/>
    </w:pPr>
    <w:rPr>
      <w:rFonts w:ascii="Symbol" w:hAnsi="Symbol" w:cs="Symbol"/>
      <w:color w:val="000000"/>
    </w:rPr>
  </w:style>
  <w:style w:type="paragraph" w:styleId="FootnoteText">
    <w:name w:val="footnote text"/>
    <w:basedOn w:val="Normal"/>
    <w:link w:val="FootnoteTextChar"/>
    <w:uiPriority w:val="99"/>
    <w:unhideWhenUsed/>
    <w:rsid w:val="00F86A2C"/>
  </w:style>
  <w:style w:type="character" w:customStyle="1" w:styleId="FootnoteTextChar">
    <w:name w:val="Footnote Text Char"/>
    <w:basedOn w:val="DefaultParagraphFont"/>
    <w:link w:val="FootnoteText"/>
    <w:uiPriority w:val="99"/>
    <w:rsid w:val="00F86A2C"/>
  </w:style>
  <w:style w:type="character" w:styleId="FootnoteReference">
    <w:name w:val="footnote reference"/>
    <w:basedOn w:val="DefaultParagraphFont"/>
    <w:uiPriority w:val="99"/>
    <w:unhideWhenUsed/>
    <w:rsid w:val="00F86A2C"/>
    <w:rPr>
      <w:vertAlign w:val="superscript"/>
    </w:rPr>
  </w:style>
  <w:style w:type="character" w:styleId="FollowedHyperlink">
    <w:name w:val="FollowedHyperlink"/>
    <w:basedOn w:val="DefaultParagraphFont"/>
    <w:uiPriority w:val="99"/>
    <w:semiHidden/>
    <w:unhideWhenUsed/>
    <w:rsid w:val="006763B5"/>
    <w:rPr>
      <w:color w:val="800080" w:themeColor="followedHyperlink"/>
      <w:u w:val="single"/>
    </w:rPr>
  </w:style>
  <w:style w:type="character" w:customStyle="1" w:styleId="apple-converted-space">
    <w:name w:val="apple-converted-space"/>
    <w:basedOn w:val="DefaultParagraphFont"/>
    <w:rsid w:val="009C290A"/>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5DDA"/>
    <w:pPr>
      <w:tabs>
        <w:tab w:val="center" w:pos="4320"/>
        <w:tab w:val="right" w:pos="8640"/>
      </w:tabs>
    </w:pPr>
  </w:style>
  <w:style w:type="character" w:customStyle="1" w:styleId="HeaderChar">
    <w:name w:val="Header Char"/>
    <w:basedOn w:val="DefaultParagraphFont"/>
    <w:link w:val="Header"/>
    <w:uiPriority w:val="99"/>
    <w:rsid w:val="00815DDA"/>
  </w:style>
  <w:style w:type="paragraph" w:styleId="Footer">
    <w:name w:val="footer"/>
    <w:basedOn w:val="Normal"/>
    <w:link w:val="FooterChar"/>
    <w:uiPriority w:val="99"/>
    <w:unhideWhenUsed/>
    <w:rsid w:val="00815DDA"/>
    <w:pPr>
      <w:tabs>
        <w:tab w:val="center" w:pos="4320"/>
        <w:tab w:val="right" w:pos="8640"/>
      </w:tabs>
    </w:pPr>
  </w:style>
  <w:style w:type="character" w:customStyle="1" w:styleId="FooterChar">
    <w:name w:val="Footer Char"/>
    <w:basedOn w:val="DefaultParagraphFont"/>
    <w:link w:val="Footer"/>
    <w:uiPriority w:val="99"/>
    <w:rsid w:val="00815DDA"/>
  </w:style>
  <w:style w:type="character" w:styleId="PageNumber">
    <w:name w:val="page number"/>
    <w:basedOn w:val="DefaultParagraphFont"/>
    <w:uiPriority w:val="99"/>
    <w:semiHidden/>
    <w:unhideWhenUsed/>
    <w:rsid w:val="00815DDA"/>
  </w:style>
  <w:style w:type="table" w:styleId="LightShading">
    <w:name w:val="Light Shading"/>
    <w:basedOn w:val="TableNormal"/>
    <w:uiPriority w:val="60"/>
    <w:rsid w:val="0049542A"/>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ableGrid">
    <w:name w:val="Table Grid"/>
    <w:basedOn w:val="TableNormal"/>
    <w:uiPriority w:val="59"/>
    <w:rsid w:val="0049542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ediumShading1">
    <w:name w:val="Medium Shading 1"/>
    <w:basedOn w:val="TableNormal"/>
    <w:uiPriority w:val="63"/>
    <w:rsid w:val="0049542A"/>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9542A"/>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LightList">
    <w:name w:val="Light List"/>
    <w:basedOn w:val="TableNormal"/>
    <w:uiPriority w:val="61"/>
    <w:rsid w:val="0049542A"/>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ListParagraph">
    <w:name w:val="List Paragraph"/>
    <w:basedOn w:val="Normal"/>
    <w:uiPriority w:val="34"/>
    <w:qFormat/>
    <w:rsid w:val="00CF1030"/>
    <w:pPr>
      <w:ind w:left="720"/>
      <w:contextualSpacing/>
    </w:pPr>
  </w:style>
  <w:style w:type="character" w:styleId="CommentReference">
    <w:name w:val="annotation reference"/>
    <w:basedOn w:val="DefaultParagraphFont"/>
    <w:uiPriority w:val="99"/>
    <w:semiHidden/>
    <w:unhideWhenUsed/>
    <w:rsid w:val="00764FED"/>
    <w:rPr>
      <w:sz w:val="18"/>
      <w:szCs w:val="18"/>
    </w:rPr>
  </w:style>
  <w:style w:type="paragraph" w:styleId="CommentText">
    <w:name w:val="annotation text"/>
    <w:basedOn w:val="Normal"/>
    <w:link w:val="CommentTextChar"/>
    <w:uiPriority w:val="99"/>
    <w:unhideWhenUsed/>
    <w:rsid w:val="00764FED"/>
  </w:style>
  <w:style w:type="character" w:customStyle="1" w:styleId="CommentTextChar">
    <w:name w:val="Comment Text Char"/>
    <w:basedOn w:val="DefaultParagraphFont"/>
    <w:link w:val="CommentText"/>
    <w:uiPriority w:val="99"/>
    <w:rsid w:val="00764FED"/>
  </w:style>
  <w:style w:type="paragraph" w:styleId="CommentSubject">
    <w:name w:val="annotation subject"/>
    <w:basedOn w:val="CommentText"/>
    <w:next w:val="CommentText"/>
    <w:link w:val="CommentSubjectChar"/>
    <w:uiPriority w:val="99"/>
    <w:semiHidden/>
    <w:unhideWhenUsed/>
    <w:rsid w:val="00764FED"/>
    <w:rPr>
      <w:b/>
      <w:bCs/>
      <w:sz w:val="20"/>
      <w:szCs w:val="20"/>
    </w:rPr>
  </w:style>
  <w:style w:type="character" w:customStyle="1" w:styleId="CommentSubjectChar">
    <w:name w:val="Comment Subject Char"/>
    <w:basedOn w:val="CommentTextChar"/>
    <w:link w:val="CommentSubject"/>
    <w:uiPriority w:val="99"/>
    <w:semiHidden/>
    <w:rsid w:val="00764FED"/>
    <w:rPr>
      <w:b/>
      <w:bCs/>
      <w:sz w:val="20"/>
      <w:szCs w:val="20"/>
    </w:rPr>
  </w:style>
  <w:style w:type="paragraph" w:styleId="BalloonText">
    <w:name w:val="Balloon Text"/>
    <w:basedOn w:val="Normal"/>
    <w:link w:val="BalloonTextChar"/>
    <w:uiPriority w:val="99"/>
    <w:semiHidden/>
    <w:unhideWhenUsed/>
    <w:rsid w:val="00764FE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64FED"/>
    <w:rPr>
      <w:rFonts w:ascii="Lucida Grande" w:hAnsi="Lucida Grande" w:cs="Lucida Grande"/>
      <w:sz w:val="18"/>
      <w:szCs w:val="18"/>
    </w:rPr>
  </w:style>
  <w:style w:type="character" w:styleId="Hyperlink">
    <w:name w:val="Hyperlink"/>
    <w:basedOn w:val="DefaultParagraphFont"/>
    <w:uiPriority w:val="99"/>
    <w:unhideWhenUsed/>
    <w:rsid w:val="00292B29"/>
    <w:rPr>
      <w:color w:val="0000FF" w:themeColor="hyperlink"/>
      <w:u w:val="single"/>
    </w:rPr>
  </w:style>
  <w:style w:type="paragraph" w:customStyle="1" w:styleId="Default">
    <w:name w:val="Default"/>
    <w:rsid w:val="00135E82"/>
    <w:pPr>
      <w:widowControl w:val="0"/>
      <w:autoSpaceDE w:val="0"/>
      <w:autoSpaceDN w:val="0"/>
      <w:adjustRightInd w:val="0"/>
    </w:pPr>
    <w:rPr>
      <w:rFonts w:ascii="Symbol" w:hAnsi="Symbol" w:cs="Symbol"/>
      <w:color w:val="000000"/>
    </w:rPr>
  </w:style>
  <w:style w:type="paragraph" w:styleId="FootnoteText">
    <w:name w:val="footnote text"/>
    <w:basedOn w:val="Normal"/>
    <w:link w:val="FootnoteTextChar"/>
    <w:uiPriority w:val="99"/>
    <w:unhideWhenUsed/>
    <w:rsid w:val="00F86A2C"/>
  </w:style>
  <w:style w:type="character" w:customStyle="1" w:styleId="FootnoteTextChar">
    <w:name w:val="Footnote Text Char"/>
    <w:basedOn w:val="DefaultParagraphFont"/>
    <w:link w:val="FootnoteText"/>
    <w:uiPriority w:val="99"/>
    <w:rsid w:val="00F86A2C"/>
  </w:style>
  <w:style w:type="character" w:styleId="FootnoteReference">
    <w:name w:val="footnote reference"/>
    <w:basedOn w:val="DefaultParagraphFont"/>
    <w:uiPriority w:val="99"/>
    <w:unhideWhenUsed/>
    <w:rsid w:val="00F86A2C"/>
    <w:rPr>
      <w:vertAlign w:val="superscript"/>
    </w:rPr>
  </w:style>
  <w:style w:type="character" w:styleId="FollowedHyperlink">
    <w:name w:val="FollowedHyperlink"/>
    <w:basedOn w:val="DefaultParagraphFont"/>
    <w:uiPriority w:val="99"/>
    <w:semiHidden/>
    <w:unhideWhenUsed/>
    <w:rsid w:val="006763B5"/>
    <w:rPr>
      <w:color w:val="800080" w:themeColor="followedHyperlink"/>
      <w:u w:val="single"/>
    </w:rPr>
  </w:style>
  <w:style w:type="character" w:customStyle="1" w:styleId="apple-converted-space">
    <w:name w:val="apple-converted-space"/>
    <w:basedOn w:val="DefaultParagraphFont"/>
    <w:rsid w:val="009C29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0055914">
      <w:bodyDiv w:val="1"/>
      <w:marLeft w:val="0"/>
      <w:marRight w:val="0"/>
      <w:marTop w:val="0"/>
      <w:marBottom w:val="0"/>
      <w:divBdr>
        <w:top w:val="none" w:sz="0" w:space="0" w:color="auto"/>
        <w:left w:val="none" w:sz="0" w:space="0" w:color="auto"/>
        <w:bottom w:val="none" w:sz="0" w:space="0" w:color="auto"/>
        <w:right w:val="none" w:sz="0" w:space="0" w:color="auto"/>
      </w:divBdr>
      <w:divsChild>
        <w:div w:id="624893780">
          <w:marLeft w:val="432"/>
          <w:marRight w:val="0"/>
          <w:marTop w:val="120"/>
          <w:marBottom w:val="0"/>
          <w:divBdr>
            <w:top w:val="none" w:sz="0" w:space="0" w:color="auto"/>
            <w:left w:val="none" w:sz="0" w:space="0" w:color="auto"/>
            <w:bottom w:val="none" w:sz="0" w:space="0" w:color="auto"/>
            <w:right w:val="none" w:sz="0" w:space="0" w:color="auto"/>
          </w:divBdr>
        </w:div>
        <w:div w:id="406923026">
          <w:marLeft w:val="864"/>
          <w:marRight w:val="0"/>
          <w:marTop w:val="96"/>
          <w:marBottom w:val="0"/>
          <w:divBdr>
            <w:top w:val="none" w:sz="0" w:space="0" w:color="auto"/>
            <w:left w:val="none" w:sz="0" w:space="0" w:color="auto"/>
            <w:bottom w:val="none" w:sz="0" w:space="0" w:color="auto"/>
            <w:right w:val="none" w:sz="0" w:space="0" w:color="auto"/>
          </w:divBdr>
        </w:div>
        <w:div w:id="765225437">
          <w:marLeft w:val="864"/>
          <w:marRight w:val="0"/>
          <w:marTop w:val="96"/>
          <w:marBottom w:val="0"/>
          <w:divBdr>
            <w:top w:val="none" w:sz="0" w:space="0" w:color="auto"/>
            <w:left w:val="none" w:sz="0" w:space="0" w:color="auto"/>
            <w:bottom w:val="none" w:sz="0" w:space="0" w:color="auto"/>
            <w:right w:val="none" w:sz="0" w:space="0" w:color="auto"/>
          </w:divBdr>
        </w:div>
        <w:div w:id="1174148014">
          <w:marLeft w:val="432"/>
          <w:marRight w:val="0"/>
          <w:marTop w:val="120"/>
          <w:marBottom w:val="0"/>
          <w:divBdr>
            <w:top w:val="none" w:sz="0" w:space="0" w:color="auto"/>
            <w:left w:val="none" w:sz="0" w:space="0" w:color="auto"/>
            <w:bottom w:val="none" w:sz="0" w:space="0" w:color="auto"/>
            <w:right w:val="none" w:sz="0" w:space="0" w:color="auto"/>
          </w:divBdr>
        </w:div>
        <w:div w:id="455174631">
          <w:marLeft w:val="864"/>
          <w:marRight w:val="0"/>
          <w:marTop w:val="96"/>
          <w:marBottom w:val="0"/>
          <w:divBdr>
            <w:top w:val="none" w:sz="0" w:space="0" w:color="auto"/>
            <w:left w:val="none" w:sz="0" w:space="0" w:color="auto"/>
            <w:bottom w:val="none" w:sz="0" w:space="0" w:color="auto"/>
            <w:right w:val="none" w:sz="0" w:space="0" w:color="auto"/>
          </w:divBdr>
        </w:div>
        <w:div w:id="668946528">
          <w:marLeft w:val="864"/>
          <w:marRight w:val="0"/>
          <w:marTop w:val="96"/>
          <w:marBottom w:val="0"/>
          <w:divBdr>
            <w:top w:val="none" w:sz="0" w:space="0" w:color="auto"/>
            <w:left w:val="none" w:sz="0" w:space="0" w:color="auto"/>
            <w:bottom w:val="none" w:sz="0" w:space="0" w:color="auto"/>
            <w:right w:val="none" w:sz="0" w:space="0" w:color="auto"/>
          </w:divBdr>
        </w:div>
        <w:div w:id="888227395">
          <w:marLeft w:val="432"/>
          <w:marRight w:val="0"/>
          <w:marTop w:val="120"/>
          <w:marBottom w:val="0"/>
          <w:divBdr>
            <w:top w:val="none" w:sz="0" w:space="0" w:color="auto"/>
            <w:left w:val="none" w:sz="0" w:space="0" w:color="auto"/>
            <w:bottom w:val="none" w:sz="0" w:space="0" w:color="auto"/>
            <w:right w:val="none" w:sz="0" w:space="0" w:color="auto"/>
          </w:divBdr>
        </w:div>
        <w:div w:id="953747994">
          <w:marLeft w:val="864"/>
          <w:marRight w:val="0"/>
          <w:marTop w:val="96"/>
          <w:marBottom w:val="0"/>
          <w:divBdr>
            <w:top w:val="none" w:sz="0" w:space="0" w:color="auto"/>
            <w:left w:val="none" w:sz="0" w:space="0" w:color="auto"/>
            <w:bottom w:val="none" w:sz="0" w:space="0" w:color="auto"/>
            <w:right w:val="none" w:sz="0" w:space="0" w:color="auto"/>
          </w:divBdr>
        </w:div>
        <w:div w:id="1852064466">
          <w:marLeft w:val="864"/>
          <w:marRight w:val="0"/>
          <w:marTop w:val="96"/>
          <w:marBottom w:val="0"/>
          <w:divBdr>
            <w:top w:val="none" w:sz="0" w:space="0" w:color="auto"/>
            <w:left w:val="none" w:sz="0" w:space="0" w:color="auto"/>
            <w:bottom w:val="none" w:sz="0" w:space="0" w:color="auto"/>
            <w:right w:val="none" w:sz="0" w:space="0" w:color="auto"/>
          </w:divBdr>
        </w:div>
      </w:divsChild>
    </w:div>
    <w:div w:id="212469210">
      <w:bodyDiv w:val="1"/>
      <w:marLeft w:val="0"/>
      <w:marRight w:val="0"/>
      <w:marTop w:val="0"/>
      <w:marBottom w:val="0"/>
      <w:divBdr>
        <w:top w:val="none" w:sz="0" w:space="0" w:color="auto"/>
        <w:left w:val="none" w:sz="0" w:space="0" w:color="auto"/>
        <w:bottom w:val="none" w:sz="0" w:space="0" w:color="auto"/>
        <w:right w:val="none" w:sz="0" w:space="0" w:color="auto"/>
      </w:divBdr>
    </w:div>
    <w:div w:id="212694217">
      <w:bodyDiv w:val="1"/>
      <w:marLeft w:val="0"/>
      <w:marRight w:val="0"/>
      <w:marTop w:val="0"/>
      <w:marBottom w:val="0"/>
      <w:divBdr>
        <w:top w:val="none" w:sz="0" w:space="0" w:color="auto"/>
        <w:left w:val="none" w:sz="0" w:space="0" w:color="auto"/>
        <w:bottom w:val="none" w:sz="0" w:space="0" w:color="auto"/>
        <w:right w:val="none" w:sz="0" w:space="0" w:color="auto"/>
      </w:divBdr>
      <w:divsChild>
        <w:div w:id="712928736">
          <w:marLeft w:val="432"/>
          <w:marRight w:val="0"/>
          <w:marTop w:val="130"/>
          <w:marBottom w:val="0"/>
          <w:divBdr>
            <w:top w:val="none" w:sz="0" w:space="0" w:color="auto"/>
            <w:left w:val="none" w:sz="0" w:space="0" w:color="auto"/>
            <w:bottom w:val="none" w:sz="0" w:space="0" w:color="auto"/>
            <w:right w:val="none" w:sz="0" w:space="0" w:color="auto"/>
          </w:divBdr>
        </w:div>
        <w:div w:id="139202118">
          <w:marLeft w:val="432"/>
          <w:marRight w:val="0"/>
          <w:marTop w:val="130"/>
          <w:marBottom w:val="0"/>
          <w:divBdr>
            <w:top w:val="none" w:sz="0" w:space="0" w:color="auto"/>
            <w:left w:val="none" w:sz="0" w:space="0" w:color="auto"/>
            <w:bottom w:val="none" w:sz="0" w:space="0" w:color="auto"/>
            <w:right w:val="none" w:sz="0" w:space="0" w:color="auto"/>
          </w:divBdr>
        </w:div>
      </w:divsChild>
    </w:div>
    <w:div w:id="722947858">
      <w:bodyDiv w:val="1"/>
      <w:marLeft w:val="0"/>
      <w:marRight w:val="0"/>
      <w:marTop w:val="0"/>
      <w:marBottom w:val="0"/>
      <w:divBdr>
        <w:top w:val="none" w:sz="0" w:space="0" w:color="auto"/>
        <w:left w:val="none" w:sz="0" w:space="0" w:color="auto"/>
        <w:bottom w:val="none" w:sz="0" w:space="0" w:color="auto"/>
        <w:right w:val="none" w:sz="0" w:space="0" w:color="auto"/>
      </w:divBdr>
      <w:divsChild>
        <w:div w:id="1933852832">
          <w:marLeft w:val="432"/>
          <w:marRight w:val="0"/>
          <w:marTop w:val="120"/>
          <w:marBottom w:val="0"/>
          <w:divBdr>
            <w:top w:val="none" w:sz="0" w:space="0" w:color="auto"/>
            <w:left w:val="none" w:sz="0" w:space="0" w:color="auto"/>
            <w:bottom w:val="none" w:sz="0" w:space="0" w:color="auto"/>
            <w:right w:val="none" w:sz="0" w:space="0" w:color="auto"/>
          </w:divBdr>
        </w:div>
        <w:div w:id="2013409821">
          <w:marLeft w:val="864"/>
          <w:marRight w:val="0"/>
          <w:marTop w:val="96"/>
          <w:marBottom w:val="0"/>
          <w:divBdr>
            <w:top w:val="none" w:sz="0" w:space="0" w:color="auto"/>
            <w:left w:val="none" w:sz="0" w:space="0" w:color="auto"/>
            <w:bottom w:val="none" w:sz="0" w:space="0" w:color="auto"/>
            <w:right w:val="none" w:sz="0" w:space="0" w:color="auto"/>
          </w:divBdr>
        </w:div>
        <w:div w:id="1787769973">
          <w:marLeft w:val="864"/>
          <w:marRight w:val="0"/>
          <w:marTop w:val="96"/>
          <w:marBottom w:val="0"/>
          <w:divBdr>
            <w:top w:val="none" w:sz="0" w:space="0" w:color="auto"/>
            <w:left w:val="none" w:sz="0" w:space="0" w:color="auto"/>
            <w:bottom w:val="none" w:sz="0" w:space="0" w:color="auto"/>
            <w:right w:val="none" w:sz="0" w:space="0" w:color="auto"/>
          </w:divBdr>
        </w:div>
        <w:div w:id="127554211">
          <w:marLeft w:val="432"/>
          <w:marRight w:val="0"/>
          <w:marTop w:val="120"/>
          <w:marBottom w:val="0"/>
          <w:divBdr>
            <w:top w:val="none" w:sz="0" w:space="0" w:color="auto"/>
            <w:left w:val="none" w:sz="0" w:space="0" w:color="auto"/>
            <w:bottom w:val="none" w:sz="0" w:space="0" w:color="auto"/>
            <w:right w:val="none" w:sz="0" w:space="0" w:color="auto"/>
          </w:divBdr>
        </w:div>
        <w:div w:id="1720661667">
          <w:marLeft w:val="864"/>
          <w:marRight w:val="0"/>
          <w:marTop w:val="96"/>
          <w:marBottom w:val="0"/>
          <w:divBdr>
            <w:top w:val="none" w:sz="0" w:space="0" w:color="auto"/>
            <w:left w:val="none" w:sz="0" w:space="0" w:color="auto"/>
            <w:bottom w:val="none" w:sz="0" w:space="0" w:color="auto"/>
            <w:right w:val="none" w:sz="0" w:space="0" w:color="auto"/>
          </w:divBdr>
        </w:div>
        <w:div w:id="82340905">
          <w:marLeft w:val="864"/>
          <w:marRight w:val="0"/>
          <w:marTop w:val="96"/>
          <w:marBottom w:val="0"/>
          <w:divBdr>
            <w:top w:val="none" w:sz="0" w:space="0" w:color="auto"/>
            <w:left w:val="none" w:sz="0" w:space="0" w:color="auto"/>
            <w:bottom w:val="none" w:sz="0" w:space="0" w:color="auto"/>
            <w:right w:val="none" w:sz="0" w:space="0" w:color="auto"/>
          </w:divBdr>
        </w:div>
        <w:div w:id="2000230524">
          <w:marLeft w:val="432"/>
          <w:marRight w:val="0"/>
          <w:marTop w:val="120"/>
          <w:marBottom w:val="0"/>
          <w:divBdr>
            <w:top w:val="none" w:sz="0" w:space="0" w:color="auto"/>
            <w:left w:val="none" w:sz="0" w:space="0" w:color="auto"/>
            <w:bottom w:val="none" w:sz="0" w:space="0" w:color="auto"/>
            <w:right w:val="none" w:sz="0" w:space="0" w:color="auto"/>
          </w:divBdr>
        </w:div>
        <w:div w:id="1035888555">
          <w:marLeft w:val="864"/>
          <w:marRight w:val="0"/>
          <w:marTop w:val="96"/>
          <w:marBottom w:val="0"/>
          <w:divBdr>
            <w:top w:val="none" w:sz="0" w:space="0" w:color="auto"/>
            <w:left w:val="none" w:sz="0" w:space="0" w:color="auto"/>
            <w:bottom w:val="none" w:sz="0" w:space="0" w:color="auto"/>
            <w:right w:val="none" w:sz="0" w:space="0" w:color="auto"/>
          </w:divBdr>
        </w:div>
        <w:div w:id="1789424479">
          <w:marLeft w:val="864"/>
          <w:marRight w:val="0"/>
          <w:marTop w:val="96"/>
          <w:marBottom w:val="0"/>
          <w:divBdr>
            <w:top w:val="none" w:sz="0" w:space="0" w:color="auto"/>
            <w:left w:val="none" w:sz="0" w:space="0" w:color="auto"/>
            <w:bottom w:val="none" w:sz="0" w:space="0" w:color="auto"/>
            <w:right w:val="none" w:sz="0" w:space="0" w:color="auto"/>
          </w:divBdr>
        </w:div>
      </w:divsChild>
    </w:div>
    <w:div w:id="781146647">
      <w:bodyDiv w:val="1"/>
      <w:marLeft w:val="0"/>
      <w:marRight w:val="0"/>
      <w:marTop w:val="0"/>
      <w:marBottom w:val="0"/>
      <w:divBdr>
        <w:top w:val="none" w:sz="0" w:space="0" w:color="auto"/>
        <w:left w:val="none" w:sz="0" w:space="0" w:color="auto"/>
        <w:bottom w:val="none" w:sz="0" w:space="0" w:color="auto"/>
        <w:right w:val="none" w:sz="0" w:space="0" w:color="auto"/>
      </w:divBdr>
    </w:div>
    <w:div w:id="800535148">
      <w:bodyDiv w:val="1"/>
      <w:marLeft w:val="0"/>
      <w:marRight w:val="0"/>
      <w:marTop w:val="0"/>
      <w:marBottom w:val="0"/>
      <w:divBdr>
        <w:top w:val="none" w:sz="0" w:space="0" w:color="auto"/>
        <w:left w:val="none" w:sz="0" w:space="0" w:color="auto"/>
        <w:bottom w:val="none" w:sz="0" w:space="0" w:color="auto"/>
        <w:right w:val="none" w:sz="0" w:space="0" w:color="auto"/>
      </w:divBdr>
    </w:div>
    <w:div w:id="1046490172">
      <w:bodyDiv w:val="1"/>
      <w:marLeft w:val="0"/>
      <w:marRight w:val="0"/>
      <w:marTop w:val="0"/>
      <w:marBottom w:val="0"/>
      <w:divBdr>
        <w:top w:val="none" w:sz="0" w:space="0" w:color="auto"/>
        <w:left w:val="none" w:sz="0" w:space="0" w:color="auto"/>
        <w:bottom w:val="none" w:sz="0" w:space="0" w:color="auto"/>
        <w:right w:val="none" w:sz="0" w:space="0" w:color="auto"/>
      </w:divBdr>
    </w:div>
    <w:div w:id="1123187888">
      <w:bodyDiv w:val="1"/>
      <w:marLeft w:val="0"/>
      <w:marRight w:val="0"/>
      <w:marTop w:val="0"/>
      <w:marBottom w:val="0"/>
      <w:divBdr>
        <w:top w:val="none" w:sz="0" w:space="0" w:color="auto"/>
        <w:left w:val="none" w:sz="0" w:space="0" w:color="auto"/>
        <w:bottom w:val="none" w:sz="0" w:space="0" w:color="auto"/>
        <w:right w:val="none" w:sz="0" w:space="0" w:color="auto"/>
      </w:divBdr>
      <w:divsChild>
        <w:div w:id="520047475">
          <w:marLeft w:val="0"/>
          <w:marRight w:val="0"/>
          <w:marTop w:val="0"/>
          <w:marBottom w:val="0"/>
          <w:divBdr>
            <w:top w:val="none" w:sz="0" w:space="0" w:color="auto"/>
            <w:left w:val="none" w:sz="0" w:space="0" w:color="auto"/>
            <w:bottom w:val="none" w:sz="0" w:space="0" w:color="auto"/>
            <w:right w:val="none" w:sz="0" w:space="0" w:color="auto"/>
          </w:divBdr>
        </w:div>
        <w:div w:id="1881436083">
          <w:marLeft w:val="0"/>
          <w:marRight w:val="0"/>
          <w:marTop w:val="0"/>
          <w:marBottom w:val="0"/>
          <w:divBdr>
            <w:top w:val="none" w:sz="0" w:space="0" w:color="auto"/>
            <w:left w:val="none" w:sz="0" w:space="0" w:color="auto"/>
            <w:bottom w:val="none" w:sz="0" w:space="0" w:color="auto"/>
            <w:right w:val="none" w:sz="0" w:space="0" w:color="auto"/>
          </w:divBdr>
        </w:div>
      </w:divsChild>
    </w:div>
    <w:div w:id="1637443453">
      <w:bodyDiv w:val="1"/>
      <w:marLeft w:val="0"/>
      <w:marRight w:val="0"/>
      <w:marTop w:val="0"/>
      <w:marBottom w:val="0"/>
      <w:divBdr>
        <w:top w:val="none" w:sz="0" w:space="0" w:color="auto"/>
        <w:left w:val="none" w:sz="0" w:space="0" w:color="auto"/>
        <w:bottom w:val="none" w:sz="0" w:space="0" w:color="auto"/>
        <w:right w:val="none" w:sz="0" w:space="0" w:color="auto"/>
      </w:divBdr>
    </w:div>
    <w:div w:id="1784690650">
      <w:bodyDiv w:val="1"/>
      <w:marLeft w:val="0"/>
      <w:marRight w:val="0"/>
      <w:marTop w:val="0"/>
      <w:marBottom w:val="0"/>
      <w:divBdr>
        <w:top w:val="none" w:sz="0" w:space="0" w:color="auto"/>
        <w:left w:val="none" w:sz="0" w:space="0" w:color="auto"/>
        <w:bottom w:val="none" w:sz="0" w:space="0" w:color="auto"/>
        <w:right w:val="none" w:sz="0" w:space="0" w:color="auto"/>
      </w:divBdr>
      <w:divsChild>
        <w:div w:id="1329209055">
          <w:marLeft w:val="432"/>
          <w:marRight w:val="0"/>
          <w:marTop w:val="120"/>
          <w:marBottom w:val="0"/>
          <w:divBdr>
            <w:top w:val="none" w:sz="0" w:space="0" w:color="auto"/>
            <w:left w:val="none" w:sz="0" w:space="0" w:color="auto"/>
            <w:bottom w:val="none" w:sz="0" w:space="0" w:color="auto"/>
            <w:right w:val="none" w:sz="0" w:space="0" w:color="auto"/>
          </w:divBdr>
        </w:div>
        <w:div w:id="876969348">
          <w:marLeft w:val="864"/>
          <w:marRight w:val="0"/>
          <w:marTop w:val="96"/>
          <w:marBottom w:val="0"/>
          <w:divBdr>
            <w:top w:val="none" w:sz="0" w:space="0" w:color="auto"/>
            <w:left w:val="none" w:sz="0" w:space="0" w:color="auto"/>
            <w:bottom w:val="none" w:sz="0" w:space="0" w:color="auto"/>
            <w:right w:val="none" w:sz="0" w:space="0" w:color="auto"/>
          </w:divBdr>
        </w:div>
        <w:div w:id="408355404">
          <w:marLeft w:val="864"/>
          <w:marRight w:val="0"/>
          <w:marTop w:val="96"/>
          <w:marBottom w:val="0"/>
          <w:divBdr>
            <w:top w:val="none" w:sz="0" w:space="0" w:color="auto"/>
            <w:left w:val="none" w:sz="0" w:space="0" w:color="auto"/>
            <w:bottom w:val="none" w:sz="0" w:space="0" w:color="auto"/>
            <w:right w:val="none" w:sz="0" w:space="0" w:color="auto"/>
          </w:divBdr>
        </w:div>
        <w:div w:id="1141649751">
          <w:marLeft w:val="432"/>
          <w:marRight w:val="0"/>
          <w:marTop w:val="120"/>
          <w:marBottom w:val="0"/>
          <w:divBdr>
            <w:top w:val="none" w:sz="0" w:space="0" w:color="auto"/>
            <w:left w:val="none" w:sz="0" w:space="0" w:color="auto"/>
            <w:bottom w:val="none" w:sz="0" w:space="0" w:color="auto"/>
            <w:right w:val="none" w:sz="0" w:space="0" w:color="auto"/>
          </w:divBdr>
        </w:div>
        <w:div w:id="429738655">
          <w:marLeft w:val="864"/>
          <w:marRight w:val="0"/>
          <w:marTop w:val="96"/>
          <w:marBottom w:val="0"/>
          <w:divBdr>
            <w:top w:val="none" w:sz="0" w:space="0" w:color="auto"/>
            <w:left w:val="none" w:sz="0" w:space="0" w:color="auto"/>
            <w:bottom w:val="none" w:sz="0" w:space="0" w:color="auto"/>
            <w:right w:val="none" w:sz="0" w:space="0" w:color="auto"/>
          </w:divBdr>
        </w:div>
        <w:div w:id="1181816172">
          <w:marLeft w:val="864"/>
          <w:marRight w:val="0"/>
          <w:marTop w:val="96"/>
          <w:marBottom w:val="0"/>
          <w:divBdr>
            <w:top w:val="none" w:sz="0" w:space="0" w:color="auto"/>
            <w:left w:val="none" w:sz="0" w:space="0" w:color="auto"/>
            <w:bottom w:val="none" w:sz="0" w:space="0" w:color="auto"/>
            <w:right w:val="none" w:sz="0" w:space="0" w:color="auto"/>
          </w:divBdr>
        </w:div>
      </w:divsChild>
    </w:div>
    <w:div w:id="2011834870">
      <w:bodyDiv w:val="1"/>
      <w:marLeft w:val="0"/>
      <w:marRight w:val="0"/>
      <w:marTop w:val="0"/>
      <w:marBottom w:val="0"/>
      <w:divBdr>
        <w:top w:val="none" w:sz="0" w:space="0" w:color="auto"/>
        <w:left w:val="none" w:sz="0" w:space="0" w:color="auto"/>
        <w:bottom w:val="none" w:sz="0" w:space="0" w:color="auto"/>
        <w:right w:val="none" w:sz="0" w:space="0" w:color="auto"/>
      </w:divBdr>
      <w:divsChild>
        <w:div w:id="1301495841">
          <w:marLeft w:val="432"/>
          <w:marRight w:val="0"/>
          <w:marTop w:val="130"/>
          <w:marBottom w:val="0"/>
          <w:divBdr>
            <w:top w:val="none" w:sz="0" w:space="0" w:color="auto"/>
            <w:left w:val="none" w:sz="0" w:space="0" w:color="auto"/>
            <w:bottom w:val="none" w:sz="0" w:space="0" w:color="auto"/>
            <w:right w:val="none" w:sz="0" w:space="0" w:color="auto"/>
          </w:divBdr>
        </w:div>
        <w:div w:id="1092044238">
          <w:marLeft w:val="864"/>
          <w:marRight w:val="0"/>
          <w:marTop w:val="106"/>
          <w:marBottom w:val="0"/>
          <w:divBdr>
            <w:top w:val="none" w:sz="0" w:space="0" w:color="auto"/>
            <w:left w:val="none" w:sz="0" w:space="0" w:color="auto"/>
            <w:bottom w:val="none" w:sz="0" w:space="0" w:color="auto"/>
            <w:right w:val="none" w:sz="0" w:space="0" w:color="auto"/>
          </w:divBdr>
        </w:div>
        <w:div w:id="420415217">
          <w:marLeft w:val="864"/>
          <w:marRight w:val="0"/>
          <w:marTop w:val="106"/>
          <w:marBottom w:val="0"/>
          <w:divBdr>
            <w:top w:val="none" w:sz="0" w:space="0" w:color="auto"/>
            <w:left w:val="none" w:sz="0" w:space="0" w:color="auto"/>
            <w:bottom w:val="none" w:sz="0" w:space="0" w:color="auto"/>
            <w:right w:val="none" w:sz="0" w:space="0" w:color="auto"/>
          </w:divBdr>
        </w:div>
        <w:div w:id="1675454316">
          <w:marLeft w:val="864"/>
          <w:marRight w:val="0"/>
          <w:marTop w:val="106"/>
          <w:marBottom w:val="0"/>
          <w:divBdr>
            <w:top w:val="none" w:sz="0" w:space="0" w:color="auto"/>
            <w:left w:val="none" w:sz="0" w:space="0" w:color="auto"/>
            <w:bottom w:val="none" w:sz="0" w:space="0" w:color="auto"/>
            <w:right w:val="none" w:sz="0" w:space="0" w:color="auto"/>
          </w:divBdr>
        </w:div>
        <w:div w:id="529345279">
          <w:marLeft w:val="432"/>
          <w:marRight w:val="0"/>
          <w:marTop w:val="130"/>
          <w:marBottom w:val="0"/>
          <w:divBdr>
            <w:top w:val="none" w:sz="0" w:space="0" w:color="auto"/>
            <w:left w:val="none" w:sz="0" w:space="0" w:color="auto"/>
            <w:bottom w:val="none" w:sz="0" w:space="0" w:color="auto"/>
            <w:right w:val="none" w:sz="0" w:space="0" w:color="auto"/>
          </w:divBdr>
        </w:div>
        <w:div w:id="840581171">
          <w:marLeft w:val="864"/>
          <w:marRight w:val="0"/>
          <w:marTop w:val="106"/>
          <w:marBottom w:val="0"/>
          <w:divBdr>
            <w:top w:val="none" w:sz="0" w:space="0" w:color="auto"/>
            <w:left w:val="none" w:sz="0" w:space="0" w:color="auto"/>
            <w:bottom w:val="none" w:sz="0" w:space="0" w:color="auto"/>
            <w:right w:val="none" w:sz="0" w:space="0" w:color="auto"/>
          </w:divBdr>
        </w:div>
        <w:div w:id="1877232868">
          <w:marLeft w:val="864"/>
          <w:marRight w:val="0"/>
          <w:marTop w:val="106"/>
          <w:marBottom w:val="0"/>
          <w:divBdr>
            <w:top w:val="none" w:sz="0" w:space="0" w:color="auto"/>
            <w:left w:val="none" w:sz="0" w:space="0" w:color="auto"/>
            <w:bottom w:val="none" w:sz="0" w:space="0" w:color="auto"/>
            <w:right w:val="none" w:sz="0" w:space="0" w:color="auto"/>
          </w:divBdr>
        </w:div>
      </w:divsChild>
    </w:div>
    <w:div w:id="2099590583">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header" Target="header4.xml"/><Relationship Id="rId16" Type="http://schemas.openxmlformats.org/officeDocument/2006/relationships/fontTable" Target="fontTable.xml"/><Relationship Id="rId1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comments" Target="comments.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81BE08-6508-7042-9CF9-A9D0CFDAFF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363</TotalTime>
  <Pages>8</Pages>
  <Words>1750</Words>
  <Characters>9979</Characters>
  <Application>Microsoft Macintosh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Princeton University</Company>
  <LinksUpToDate>false</LinksUpToDate>
  <CharactersWithSpaces>11706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Kabir Khanna</dc:creator>
  <cp:keywords/>
  <dc:description/>
  <cp:lastModifiedBy>Kabir Khanna</cp:lastModifiedBy>
  <cp:revision>227</cp:revision>
  <dcterms:created xsi:type="dcterms:W3CDTF">2013-10-20T23:40:00Z</dcterms:created>
  <dcterms:modified xsi:type="dcterms:W3CDTF">2013-10-27T16:35:00Z</dcterms:modified>
</cp:coreProperties>
</file>