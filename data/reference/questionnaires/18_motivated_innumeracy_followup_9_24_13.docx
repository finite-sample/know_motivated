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B197E38" w14:textId="079B67B3" w:rsidR="00700B70" w:rsidRDefault="00700B70" w:rsidP="00104304">
      <w:pPr>
        <w:jc w:val="center"/>
        <w:outlineLvl w:val="0"/>
        <w:rPr>
          <w:rFonts w:ascii="Garamond" w:hAnsi="Garamond"/>
          <w:b/>
        </w:rPr>
      </w:pPr>
      <w:r w:rsidRPr="00104304">
        <w:rPr>
          <w:rFonts w:ascii="Garamond" w:hAnsi="Garamond"/>
          <w:b/>
        </w:rPr>
        <w:t>Overview</w:t>
      </w:r>
    </w:p>
    <w:p w14:paraId="46236175" w14:textId="77777777" w:rsidR="005F3487" w:rsidRDefault="005F3487" w:rsidP="0035648C">
      <w:pPr>
        <w:outlineLvl w:val="0"/>
        <w:rPr>
          <w:rFonts w:ascii="Garamond" w:hAnsi="Garamond"/>
          <w:b/>
        </w:rPr>
      </w:pPr>
    </w:p>
    <w:p w14:paraId="36F5925F" w14:textId="05FD0AB3" w:rsidR="0076119F" w:rsidRDefault="0076119F" w:rsidP="0035648C">
      <w:pPr>
        <w:outlineLvl w:val="0"/>
        <w:rPr>
          <w:rFonts w:ascii="Garamond" w:hAnsi="Garamond"/>
          <w:b/>
        </w:rPr>
      </w:pPr>
      <w:r>
        <w:rPr>
          <w:rFonts w:ascii="Garamond" w:hAnsi="Garamond"/>
          <w:b/>
        </w:rPr>
        <w:t>Gaurav Comments:</w:t>
      </w:r>
    </w:p>
    <w:p w14:paraId="4CDFAADA" w14:textId="67E0EED8" w:rsidR="005F3487" w:rsidRPr="00CA7284" w:rsidRDefault="005F3487" w:rsidP="0076119F">
      <w:pPr>
        <w:pStyle w:val="ListParagraph"/>
        <w:numPr>
          <w:ilvl w:val="0"/>
          <w:numId w:val="13"/>
        </w:numPr>
        <w:outlineLvl w:val="0"/>
        <w:rPr>
          <w:rFonts w:ascii="Garamond" w:hAnsi="Garamond"/>
        </w:rPr>
      </w:pPr>
      <w:r w:rsidRPr="00CA7284">
        <w:rPr>
          <w:rFonts w:ascii="Garamond" w:hAnsi="Garamond"/>
        </w:rPr>
        <w:t>Kahan et al. talk about missing data – It would be nice to know how much missing data they have.</w:t>
      </w:r>
      <w:r w:rsidR="0035648C" w:rsidRPr="00CA7284">
        <w:rPr>
          <w:rFonts w:ascii="Garamond" w:hAnsi="Garamond"/>
        </w:rPr>
        <w:t xml:space="preserve"> And how do we reduce missing data in </w:t>
      </w:r>
      <w:r w:rsidR="000D625C" w:rsidRPr="00CA7284">
        <w:rPr>
          <w:rFonts w:ascii="Garamond" w:hAnsi="Garamond"/>
        </w:rPr>
        <w:t xml:space="preserve">the </w:t>
      </w:r>
      <w:r w:rsidR="0035648C" w:rsidRPr="00CA7284">
        <w:rPr>
          <w:rFonts w:ascii="Garamond" w:hAnsi="Garamond"/>
        </w:rPr>
        <w:t xml:space="preserve">control condition? </w:t>
      </w:r>
      <w:commentRangeStart w:id="0"/>
      <w:r w:rsidR="0035648C" w:rsidRPr="00CA7284">
        <w:rPr>
          <w:rFonts w:ascii="Garamond" w:hAnsi="Garamond"/>
        </w:rPr>
        <w:t>Do we give people a ‘Can’t figure out’ kind of option?</w:t>
      </w:r>
      <w:commentRangeEnd w:id="0"/>
      <w:r w:rsidR="006003F4">
        <w:rPr>
          <w:rStyle w:val="CommentReference"/>
        </w:rPr>
        <w:commentReference w:id="0"/>
      </w:r>
    </w:p>
    <w:p w14:paraId="0F8D811F" w14:textId="434D9E92" w:rsidR="00F55274" w:rsidRPr="00CA7284" w:rsidRDefault="00F55274" w:rsidP="0076119F">
      <w:pPr>
        <w:pStyle w:val="ListParagraph"/>
        <w:numPr>
          <w:ilvl w:val="0"/>
          <w:numId w:val="13"/>
        </w:numPr>
        <w:outlineLvl w:val="0"/>
        <w:rPr>
          <w:rFonts w:ascii="Garamond" w:hAnsi="Garamond"/>
        </w:rPr>
      </w:pPr>
      <w:r w:rsidRPr="00CA7284">
        <w:rPr>
          <w:rFonts w:ascii="Garamond" w:hAnsi="Garamond"/>
        </w:rPr>
        <w:t>The other thing to note is that their strongest claims are based on the least amount of data. See figure 5 and then 6 etc.</w:t>
      </w:r>
      <w:r w:rsidR="000B5FDB" w:rsidRPr="00CA7284">
        <w:rPr>
          <w:rFonts w:ascii="Garamond" w:hAnsi="Garamond"/>
        </w:rPr>
        <w:t xml:space="preserve"> and then say ouch.</w:t>
      </w:r>
      <w:r w:rsidR="002F2DC7" w:rsidRPr="00CA7284">
        <w:rPr>
          <w:rFonts w:ascii="Garamond" w:hAnsi="Garamond"/>
        </w:rPr>
        <w:t xml:space="preserve"> We </w:t>
      </w:r>
      <w:r w:rsidR="00873F3D" w:rsidRPr="00CA7284">
        <w:rPr>
          <w:rFonts w:ascii="Garamond" w:hAnsi="Garamond"/>
        </w:rPr>
        <w:t>may</w:t>
      </w:r>
      <w:r w:rsidR="002F2DC7" w:rsidRPr="00CA7284">
        <w:rPr>
          <w:rFonts w:ascii="Garamond" w:hAnsi="Garamond"/>
        </w:rPr>
        <w:t xml:space="preserve"> want to oversample people at the high end. </w:t>
      </w:r>
      <w:r w:rsidR="00910B3B" w:rsidRPr="00CA7284">
        <w:rPr>
          <w:rFonts w:ascii="Garamond" w:hAnsi="Garamond"/>
        </w:rPr>
        <w:t>I think the coolest finding would be to show that what they are showing is bunk</w:t>
      </w:r>
      <w:r w:rsidR="00471C3F" w:rsidRPr="00CA7284">
        <w:rPr>
          <w:rFonts w:ascii="Garamond" w:hAnsi="Garamond"/>
        </w:rPr>
        <w:t>, which I think it is</w:t>
      </w:r>
      <w:r w:rsidR="00910B3B" w:rsidRPr="00CA7284">
        <w:rPr>
          <w:rFonts w:ascii="Garamond" w:hAnsi="Garamond"/>
        </w:rPr>
        <w:t>.</w:t>
      </w:r>
    </w:p>
    <w:p w14:paraId="026EF3F1" w14:textId="05061FE6" w:rsidR="00646FD1" w:rsidRPr="00CA7284" w:rsidRDefault="0071663D" w:rsidP="0076119F">
      <w:pPr>
        <w:pStyle w:val="ListParagraph"/>
        <w:numPr>
          <w:ilvl w:val="0"/>
          <w:numId w:val="13"/>
        </w:numPr>
        <w:outlineLvl w:val="0"/>
        <w:rPr>
          <w:rFonts w:ascii="Garamond" w:hAnsi="Garamond"/>
        </w:rPr>
      </w:pPr>
      <w:r w:rsidRPr="00CA7284">
        <w:rPr>
          <w:rFonts w:ascii="Garamond" w:hAnsi="Garamond"/>
        </w:rPr>
        <w:t xml:space="preserve">Maybe we should get </w:t>
      </w:r>
      <w:commentRangeStart w:id="1"/>
      <w:r w:rsidRPr="00CA7284">
        <w:rPr>
          <w:rFonts w:ascii="Garamond" w:hAnsi="Garamond"/>
        </w:rPr>
        <w:t>approximate answers</w:t>
      </w:r>
      <w:commentRangeEnd w:id="1"/>
      <w:r w:rsidR="00B63CE7">
        <w:rPr>
          <w:rStyle w:val="CommentReference"/>
        </w:rPr>
        <w:commentReference w:id="1"/>
      </w:r>
      <w:r w:rsidRPr="00CA7284">
        <w:rPr>
          <w:rFonts w:ascii="Garamond" w:hAnsi="Garamond"/>
        </w:rPr>
        <w:t xml:space="preserve"> from people also.</w:t>
      </w:r>
    </w:p>
    <w:p w14:paraId="2B067F90" w14:textId="6CDF2110" w:rsidR="000B5FDB" w:rsidRPr="00CA7284" w:rsidRDefault="0094433F" w:rsidP="0076119F">
      <w:pPr>
        <w:pStyle w:val="ListParagraph"/>
        <w:numPr>
          <w:ilvl w:val="0"/>
          <w:numId w:val="13"/>
        </w:numPr>
        <w:outlineLvl w:val="0"/>
        <w:rPr>
          <w:rFonts w:ascii="Garamond" w:hAnsi="Garamond"/>
        </w:rPr>
      </w:pPr>
      <w:commentRangeStart w:id="2"/>
      <w:r w:rsidRPr="00CA7284">
        <w:rPr>
          <w:rFonts w:ascii="Garamond" w:hAnsi="Garamond"/>
        </w:rPr>
        <w:t xml:space="preserve">Ask people about whether they think the study is reliable etc. </w:t>
      </w:r>
      <w:r w:rsidR="009B1487" w:rsidRPr="00CA7284">
        <w:rPr>
          <w:rFonts w:ascii="Garamond" w:hAnsi="Garamond"/>
        </w:rPr>
        <w:t>– the classic Ross/Lepper/ items.</w:t>
      </w:r>
      <w:r w:rsidR="008E3F3C" w:rsidRPr="00CA7284">
        <w:rPr>
          <w:rFonts w:ascii="Garamond" w:hAnsi="Garamond"/>
        </w:rPr>
        <w:t xml:space="preserve"> My sense is that</w:t>
      </w:r>
      <w:r w:rsidR="00BD6722" w:rsidRPr="00CA7284">
        <w:rPr>
          <w:rFonts w:ascii="Garamond" w:hAnsi="Garamond"/>
        </w:rPr>
        <w:t xml:space="preserve"> sharpest </w:t>
      </w:r>
      <w:r w:rsidR="00D83242" w:rsidRPr="00CA7284">
        <w:rPr>
          <w:rFonts w:ascii="Garamond" w:hAnsi="Garamond"/>
        </w:rPr>
        <w:t>diff.</w:t>
      </w:r>
      <w:r w:rsidR="00BD6722" w:rsidRPr="00CA7284">
        <w:rPr>
          <w:rFonts w:ascii="Garamond" w:hAnsi="Garamond"/>
        </w:rPr>
        <w:t xml:space="preserve"> not in understanding the results but in interpreting the strength of the research design etc.</w:t>
      </w:r>
    </w:p>
    <w:p w14:paraId="5C378D6A" w14:textId="2983702E" w:rsidR="000D625C" w:rsidRDefault="005F69EE" w:rsidP="0076119F">
      <w:pPr>
        <w:pStyle w:val="ListParagraph"/>
        <w:numPr>
          <w:ilvl w:val="0"/>
          <w:numId w:val="13"/>
        </w:numPr>
        <w:outlineLvl w:val="0"/>
        <w:rPr>
          <w:rFonts w:ascii="Garamond" w:hAnsi="Garamond"/>
          <w:b/>
        </w:rPr>
      </w:pPr>
      <w:r w:rsidRPr="00CA7284">
        <w:rPr>
          <w:rFonts w:ascii="Garamond" w:hAnsi="Garamond"/>
        </w:rPr>
        <w:t xml:space="preserve">I would like to know if people are able to recall any of the numbers. </w:t>
      </w:r>
      <w:r w:rsidR="00936CAE" w:rsidRPr="00CA7284">
        <w:rPr>
          <w:rFonts w:ascii="Garamond" w:hAnsi="Garamond"/>
        </w:rPr>
        <w:t>Right after the experiment and the question about which study is correct, present 4 boxes and see if people recall any of the numbers.</w:t>
      </w:r>
      <w:r w:rsidR="004139DA" w:rsidRPr="00CA7284">
        <w:rPr>
          <w:rFonts w:ascii="Garamond" w:hAnsi="Garamond"/>
        </w:rPr>
        <w:t xml:space="preserve"> Do people systematically underestimate etc. certain cells? </w:t>
      </w:r>
      <w:r w:rsidR="0076173D" w:rsidRPr="00CA7284">
        <w:rPr>
          <w:rFonts w:ascii="Garamond" w:hAnsi="Garamond"/>
        </w:rPr>
        <w:t>This would be the strongest case for perceptual bias.</w:t>
      </w:r>
    </w:p>
    <w:commentRangeEnd w:id="2"/>
    <w:p w14:paraId="4C0C1C02" w14:textId="77777777" w:rsidR="00700B70" w:rsidRPr="00104304" w:rsidRDefault="00BD62FE" w:rsidP="004E22B4">
      <w:pPr>
        <w:rPr>
          <w:rFonts w:ascii="Garamond" w:hAnsi="Garamond"/>
        </w:rPr>
      </w:pPr>
      <w:r>
        <w:rPr>
          <w:rStyle w:val="CommentReference"/>
        </w:rPr>
        <w:commentReference w:id="2"/>
      </w:r>
    </w:p>
    <w:p w14:paraId="470DD4CC" w14:textId="1936EC72" w:rsidR="00700B70" w:rsidRPr="00104304" w:rsidRDefault="00700B70" w:rsidP="00104304">
      <w:pPr>
        <w:outlineLvl w:val="0"/>
        <w:rPr>
          <w:rFonts w:ascii="Garamond" w:hAnsi="Garamond"/>
        </w:rPr>
      </w:pPr>
      <w:r w:rsidRPr="00104304">
        <w:rPr>
          <w:rFonts w:ascii="Garamond" w:hAnsi="Garamond"/>
        </w:rPr>
        <w:t>Motivation</w:t>
      </w:r>
    </w:p>
    <w:p w14:paraId="36202972" w14:textId="68F68DC7" w:rsidR="005A4A06" w:rsidRPr="00104304" w:rsidRDefault="005A4A06" w:rsidP="00880267">
      <w:pPr>
        <w:numPr>
          <w:ilvl w:val="0"/>
          <w:numId w:val="10"/>
        </w:numPr>
        <w:rPr>
          <w:rFonts w:ascii="Garamond" w:hAnsi="Garamond"/>
        </w:rPr>
      </w:pPr>
      <w:r w:rsidRPr="00104304">
        <w:rPr>
          <w:rFonts w:ascii="Garamond" w:hAnsi="Garamond"/>
        </w:rPr>
        <w:t xml:space="preserve">Partisans often </w:t>
      </w:r>
      <w:del w:id="3" w:author="gaurav sood" w:date="2013-09-23T13:15:00Z">
        <w:r w:rsidRPr="00104304" w:rsidDel="00736FFA">
          <w:rPr>
            <w:rFonts w:ascii="Garamond" w:hAnsi="Garamond"/>
          </w:rPr>
          <w:delText xml:space="preserve">disagree </w:delText>
        </w:r>
      </w:del>
      <w:ins w:id="4" w:author="gaurav sood" w:date="2013-09-23T13:15:00Z">
        <w:r w:rsidR="00736FFA">
          <w:rPr>
            <w:rFonts w:ascii="Garamond" w:hAnsi="Garamond"/>
          </w:rPr>
          <w:t>(</w:t>
        </w:r>
      </w:ins>
      <w:ins w:id="5" w:author="gaurav sood" w:date="2013-09-23T13:16:00Z">
        <w:r w:rsidR="0065604F">
          <w:rPr>
            <w:rFonts w:ascii="Garamond" w:hAnsi="Garamond"/>
          </w:rPr>
          <w:t>a</w:t>
        </w:r>
      </w:ins>
      <w:ins w:id="6" w:author="gaurav sood" w:date="2013-09-23T13:44:00Z">
        <w:r w:rsidR="006C5E6D">
          <w:rPr>
            <w:rFonts w:ascii="Garamond" w:hAnsi="Garamond"/>
          </w:rPr>
          <w:t>n inapt</w:t>
        </w:r>
      </w:ins>
      <w:ins w:id="7" w:author="gaurav sood" w:date="2013-09-23T13:16:00Z">
        <w:r w:rsidR="00966909">
          <w:rPr>
            <w:rFonts w:ascii="Garamond" w:hAnsi="Garamond"/>
          </w:rPr>
          <w:t xml:space="preserve"> term</w:t>
        </w:r>
        <w:r w:rsidR="006F16D6">
          <w:rPr>
            <w:rFonts w:ascii="Garamond" w:hAnsi="Garamond"/>
          </w:rPr>
          <w:t>.</w:t>
        </w:r>
      </w:ins>
      <w:ins w:id="8" w:author="gaurav sood" w:date="2013-09-23T13:15:00Z">
        <w:r w:rsidR="006F16D6">
          <w:rPr>
            <w:rFonts w:ascii="Garamond" w:hAnsi="Garamond"/>
          </w:rPr>
          <w:t xml:space="preserve"> </w:t>
        </w:r>
      </w:ins>
      <w:ins w:id="9" w:author="gaurav sood" w:date="2013-09-23T13:16:00Z">
        <w:r w:rsidR="006F16D6">
          <w:rPr>
            <w:rFonts w:ascii="Garamond" w:hAnsi="Garamond"/>
          </w:rPr>
          <w:t>What w</w:t>
        </w:r>
      </w:ins>
      <w:ins w:id="10" w:author="gaurav sood" w:date="2013-09-23T13:15:00Z">
        <w:r w:rsidR="00736FFA">
          <w:rPr>
            <w:rFonts w:ascii="Garamond" w:hAnsi="Garamond"/>
          </w:rPr>
          <w:t xml:space="preserve">e know </w:t>
        </w:r>
      </w:ins>
      <w:ins w:id="11" w:author="gaurav sood" w:date="2013-09-23T13:16:00Z">
        <w:r w:rsidR="006F16D6">
          <w:rPr>
            <w:rFonts w:ascii="Garamond" w:hAnsi="Garamond"/>
          </w:rPr>
          <w:t xml:space="preserve">is </w:t>
        </w:r>
      </w:ins>
      <w:ins w:id="12" w:author="gaurav sood" w:date="2013-09-23T13:15:00Z">
        <w:r w:rsidR="00736FFA">
          <w:rPr>
            <w:rFonts w:ascii="Garamond" w:hAnsi="Garamond"/>
          </w:rPr>
          <w:t xml:space="preserve">that there </w:t>
        </w:r>
      </w:ins>
      <w:ins w:id="13" w:author="gaurav sood" w:date="2013-09-23T13:16:00Z">
        <w:r w:rsidR="006F16D6">
          <w:rPr>
            <w:rFonts w:ascii="Garamond" w:hAnsi="Garamond"/>
          </w:rPr>
          <w:t>is sometimes – not always –</w:t>
        </w:r>
      </w:ins>
      <w:ins w:id="14" w:author="gaurav sood" w:date="2013-09-23T13:15:00Z">
        <w:r w:rsidR="00736FFA">
          <w:rPr>
            <w:rFonts w:ascii="Garamond" w:hAnsi="Garamond"/>
          </w:rPr>
          <w:t xml:space="preserve"> </w:t>
        </w:r>
      </w:ins>
      <w:ins w:id="15" w:author="gaurav sood" w:date="2013-09-23T13:16:00Z">
        <w:r w:rsidR="006F16D6">
          <w:rPr>
            <w:rFonts w:ascii="Garamond" w:hAnsi="Garamond"/>
          </w:rPr>
          <w:t xml:space="preserve">a </w:t>
        </w:r>
      </w:ins>
      <w:ins w:id="16" w:author="gaurav sood" w:date="2013-09-23T13:15:00Z">
        <w:r w:rsidR="00736FFA">
          <w:rPr>
            <w:rFonts w:ascii="Garamond" w:hAnsi="Garamond"/>
          </w:rPr>
          <w:t>difference</w:t>
        </w:r>
      </w:ins>
      <w:ins w:id="17" w:author="gaurav sood" w:date="2013-09-23T13:16:00Z">
        <w:r w:rsidR="006F16D6">
          <w:rPr>
            <w:rFonts w:ascii="Garamond" w:hAnsi="Garamond"/>
          </w:rPr>
          <w:t xml:space="preserve"> in knowledge </w:t>
        </w:r>
      </w:ins>
      <w:ins w:id="18" w:author="gaurav sood" w:date="2013-09-23T13:17:00Z">
        <w:r w:rsidR="006F16D6">
          <w:rPr>
            <w:rFonts w:ascii="Garamond" w:hAnsi="Garamond"/>
          </w:rPr>
          <w:t>of a particular piece of information</w:t>
        </w:r>
      </w:ins>
      <w:ins w:id="19" w:author="gaurav sood" w:date="2013-09-23T13:16:00Z">
        <w:r w:rsidR="006F16D6">
          <w:rPr>
            <w:rFonts w:ascii="Garamond" w:hAnsi="Garamond"/>
          </w:rPr>
          <w:t>.</w:t>
        </w:r>
      </w:ins>
      <w:ins w:id="20" w:author="gaurav sood" w:date="2013-09-23T13:17:00Z">
        <w:r w:rsidR="006F16D6">
          <w:rPr>
            <w:rFonts w:ascii="Garamond" w:hAnsi="Garamond"/>
          </w:rPr>
          <w:t xml:space="preserve"> T</w:t>
        </w:r>
      </w:ins>
      <w:ins w:id="21" w:author="gaurav sood" w:date="2013-09-23T13:15:00Z">
        <w:r w:rsidR="00736FFA">
          <w:rPr>
            <w:rFonts w:ascii="Garamond" w:hAnsi="Garamond"/>
          </w:rPr>
          <w:t>his can be due to group X being more knowledgeable/ignorant or</w:t>
        </w:r>
      </w:ins>
      <w:ins w:id="22" w:author="gaurav sood" w:date="2013-09-23T13:17:00Z">
        <w:r w:rsidR="006F16D6">
          <w:rPr>
            <w:rFonts w:ascii="Garamond" w:hAnsi="Garamond"/>
          </w:rPr>
          <w:t xml:space="preserve"> because they are more</w:t>
        </w:r>
      </w:ins>
      <w:ins w:id="23" w:author="gaurav sood" w:date="2013-09-23T13:15:00Z">
        <w:r w:rsidR="00736FFA">
          <w:rPr>
            <w:rFonts w:ascii="Garamond" w:hAnsi="Garamond"/>
          </w:rPr>
          <w:t xml:space="preserve"> misinformed</w:t>
        </w:r>
      </w:ins>
      <w:ins w:id="24" w:author="gaurav sood" w:date="2013-09-23T13:17:00Z">
        <w:r w:rsidR="008E527D">
          <w:rPr>
            <w:rFonts w:ascii="Garamond" w:hAnsi="Garamond"/>
          </w:rPr>
          <w:t>.</w:t>
        </w:r>
      </w:ins>
      <w:ins w:id="25" w:author="gaurav sood" w:date="2013-09-23T13:15:00Z">
        <w:r w:rsidR="00736FFA">
          <w:rPr>
            <w:rFonts w:ascii="Garamond" w:hAnsi="Garamond"/>
          </w:rPr>
          <w:t>)</w:t>
        </w:r>
        <w:r w:rsidR="00736FFA" w:rsidRPr="00104304">
          <w:rPr>
            <w:rFonts w:ascii="Garamond" w:hAnsi="Garamond"/>
          </w:rPr>
          <w:t xml:space="preserve"> </w:t>
        </w:r>
      </w:ins>
      <w:r w:rsidRPr="00104304">
        <w:rPr>
          <w:rFonts w:ascii="Garamond" w:hAnsi="Garamond"/>
        </w:rPr>
        <w:t xml:space="preserve">over </w:t>
      </w:r>
      <w:r w:rsidRPr="00104304">
        <w:rPr>
          <w:rFonts w:ascii="Garamond" w:hAnsi="Garamond"/>
          <w:i/>
          <w:iCs/>
        </w:rPr>
        <w:t>factual</w:t>
      </w:r>
      <w:r w:rsidR="00FF3AEE">
        <w:rPr>
          <w:rFonts w:ascii="Garamond" w:hAnsi="Garamond"/>
        </w:rPr>
        <w:t xml:space="preserve"> information:</w:t>
      </w:r>
    </w:p>
    <w:p w14:paraId="388CA307" w14:textId="48AA8D85" w:rsidR="000E6EFA" w:rsidRDefault="00F72797" w:rsidP="00880267">
      <w:pPr>
        <w:numPr>
          <w:ilvl w:val="1"/>
          <w:numId w:val="10"/>
        </w:numPr>
        <w:rPr>
          <w:ins w:id="26" w:author="gaurav sood" w:date="2013-09-23T13:45:00Z"/>
          <w:rFonts w:ascii="Garamond" w:hAnsi="Garamond"/>
        </w:rPr>
      </w:pPr>
      <w:del w:id="27" w:author="gaurav sood" w:date="2013-09-23T13:17:00Z">
        <w:r w:rsidDel="008E527D">
          <w:rPr>
            <w:rFonts w:ascii="Garamond" w:hAnsi="Garamond"/>
          </w:rPr>
          <w:delText>They may disagree about facts themselves or look at the same facts and reach different conclusions</w:delText>
        </w:r>
        <w:r w:rsidR="00FF3AEE" w:rsidDel="008E527D">
          <w:rPr>
            <w:rFonts w:ascii="Garamond" w:hAnsi="Garamond"/>
          </w:rPr>
          <w:delText>;</w:delText>
        </w:r>
      </w:del>
      <w:ins w:id="28" w:author="gaurav sood" w:date="2013-09-23T13:17:00Z">
        <w:r w:rsidR="008E527D">
          <w:rPr>
            <w:rFonts w:ascii="Garamond" w:hAnsi="Garamond"/>
          </w:rPr>
          <w:t xml:space="preserve">= If </w:t>
        </w:r>
      </w:ins>
      <w:ins w:id="29" w:author="gaurav sood" w:date="2013-09-23T13:45:00Z">
        <w:r w:rsidR="000E6EFA">
          <w:rPr>
            <w:rFonts w:ascii="Garamond" w:hAnsi="Garamond"/>
          </w:rPr>
          <w:t>partisans</w:t>
        </w:r>
      </w:ins>
      <w:ins w:id="30" w:author="gaurav sood" w:date="2013-09-23T13:17:00Z">
        <w:r w:rsidR="008E527D">
          <w:rPr>
            <w:rFonts w:ascii="Garamond" w:hAnsi="Garamond"/>
          </w:rPr>
          <w:t xml:space="preserve"> simply lack information, or hold incorrect beliefs, one strategy is to just offer them facts</w:t>
        </w:r>
      </w:ins>
      <w:ins w:id="31" w:author="gaurav sood" w:date="2013-09-23T13:46:00Z">
        <w:r w:rsidR="000E6EFA">
          <w:rPr>
            <w:rFonts w:ascii="Garamond" w:hAnsi="Garamond"/>
          </w:rPr>
          <w:t xml:space="preserve"> etc</w:t>
        </w:r>
      </w:ins>
      <w:ins w:id="32" w:author="gaurav sood" w:date="2013-09-23T13:17:00Z">
        <w:r w:rsidR="008E527D">
          <w:rPr>
            <w:rFonts w:ascii="Garamond" w:hAnsi="Garamond"/>
          </w:rPr>
          <w:t xml:space="preserve">. Everything should be hunky dory afterwards. This study explores what happens when facts are given about </w:t>
        </w:r>
      </w:ins>
      <w:ins w:id="33" w:author="gaurav sood" w:date="2013-09-23T13:19:00Z">
        <w:r w:rsidR="008E527D">
          <w:rPr>
            <w:rFonts w:ascii="Garamond" w:hAnsi="Garamond"/>
          </w:rPr>
          <w:t xml:space="preserve">X. </w:t>
        </w:r>
      </w:ins>
    </w:p>
    <w:p w14:paraId="0AE2B9A9" w14:textId="62F10244" w:rsidR="005A4A06" w:rsidRDefault="001426B7" w:rsidP="00F157A8">
      <w:pPr>
        <w:ind w:left="1080"/>
        <w:rPr>
          <w:ins w:id="34" w:author="gaurav sood" w:date="2013-09-23T13:19:00Z"/>
          <w:rFonts w:ascii="Garamond" w:hAnsi="Garamond"/>
        </w:rPr>
      </w:pPr>
      <w:ins w:id="35" w:author="gaurav sood" w:date="2013-09-23T13:19:00Z">
        <w:r>
          <w:rPr>
            <w:rFonts w:ascii="Garamond" w:hAnsi="Garamond"/>
          </w:rPr>
          <w:t xml:space="preserve">But perhaps we should phrase it as study explores whether differences can emerge even when people are presented same set of </w:t>
        </w:r>
      </w:ins>
      <w:ins w:id="36" w:author="gaurav sood" w:date="2013-09-23T13:46:00Z">
        <w:r w:rsidR="000E6EFA">
          <w:rPr>
            <w:rFonts w:ascii="Garamond" w:hAnsi="Garamond"/>
          </w:rPr>
          <w:t xml:space="preserve">(hard to interpret) </w:t>
        </w:r>
      </w:ins>
      <w:ins w:id="37" w:author="gaurav sood" w:date="2013-09-23T13:19:00Z">
        <w:r>
          <w:rPr>
            <w:rFonts w:ascii="Garamond" w:hAnsi="Garamond"/>
          </w:rPr>
          <w:t xml:space="preserve">facts. </w:t>
        </w:r>
      </w:ins>
    </w:p>
    <w:p w14:paraId="76E8B1D3" w14:textId="239AE6D3" w:rsidR="004041A7" w:rsidRPr="00104304" w:rsidRDefault="004041A7" w:rsidP="00880267">
      <w:pPr>
        <w:numPr>
          <w:ilvl w:val="1"/>
          <w:numId w:val="10"/>
        </w:numPr>
        <w:rPr>
          <w:rFonts w:ascii="Garamond" w:hAnsi="Garamond"/>
        </w:rPr>
      </w:pPr>
      <w:ins w:id="38" w:author="gaurav sood" w:date="2013-09-23T13:19:00Z">
        <w:r>
          <w:rPr>
            <w:rFonts w:ascii="Garamond" w:hAnsi="Garamond"/>
          </w:rPr>
          <w:t>Now the right subsetting variable shouldn’t really be partisanship but attitude towards guns. We should measure that</w:t>
        </w:r>
      </w:ins>
      <w:ins w:id="39" w:author="gaurav sood" w:date="2013-09-23T13:58:00Z">
        <w:r w:rsidR="00546ED1">
          <w:rPr>
            <w:rFonts w:ascii="Garamond" w:hAnsi="Garamond"/>
          </w:rPr>
          <w:t xml:space="preserve"> but before the treatment.</w:t>
        </w:r>
      </w:ins>
    </w:p>
    <w:p w14:paraId="11EDD206" w14:textId="4043FA30" w:rsidR="005A4A06" w:rsidRPr="00104304" w:rsidRDefault="005A4A06" w:rsidP="006313DA">
      <w:pPr>
        <w:rPr>
          <w:rFonts w:ascii="Garamond" w:hAnsi="Garamond"/>
        </w:rPr>
      </w:pPr>
    </w:p>
    <w:p w14:paraId="718232FA" w14:textId="1F8E0552" w:rsidR="00FF3AEE" w:rsidRDefault="00FF3AEE" w:rsidP="00880267">
      <w:pPr>
        <w:numPr>
          <w:ilvl w:val="0"/>
          <w:numId w:val="10"/>
        </w:numPr>
        <w:rPr>
          <w:rFonts w:ascii="Garamond" w:hAnsi="Garamond"/>
        </w:rPr>
      </w:pPr>
      <w:r>
        <w:rPr>
          <w:rFonts w:ascii="Garamond" w:hAnsi="Garamond"/>
        </w:rPr>
        <w:t>Kahan et al. (2013) ask subjects to interpret the results from a study on gun control:</w:t>
      </w:r>
    </w:p>
    <w:p w14:paraId="3AE69B77" w14:textId="7FF879A2" w:rsidR="00FF3AEE" w:rsidRDefault="00FF3AEE" w:rsidP="00FF3AEE">
      <w:pPr>
        <w:numPr>
          <w:ilvl w:val="1"/>
          <w:numId w:val="10"/>
        </w:numPr>
        <w:rPr>
          <w:rFonts w:ascii="Garamond" w:hAnsi="Garamond"/>
        </w:rPr>
      </w:pPr>
      <w:r>
        <w:rPr>
          <w:rFonts w:ascii="Garamond" w:hAnsi="Garamond"/>
        </w:rPr>
        <w:t>Subjects are more likely to interpret results in a partisan congenial manner;</w:t>
      </w:r>
    </w:p>
    <w:p w14:paraId="09F0129A" w14:textId="3316E7C2" w:rsidR="00FF3AEE" w:rsidRDefault="00FF3AEE" w:rsidP="00FF3AEE">
      <w:pPr>
        <w:numPr>
          <w:ilvl w:val="1"/>
          <w:numId w:val="10"/>
        </w:numPr>
        <w:rPr>
          <w:rFonts w:ascii="Garamond" w:hAnsi="Garamond"/>
        </w:rPr>
      </w:pPr>
      <w:r>
        <w:rPr>
          <w:rFonts w:ascii="Garamond" w:hAnsi="Garamond"/>
        </w:rPr>
        <w:t>Partisan bias increases with numeracy, due to greater propensity of high-numeracy subjects to choose correct answer in partisan congenial condition.</w:t>
      </w:r>
    </w:p>
    <w:p w14:paraId="6B9EED52" w14:textId="31809CE2" w:rsidR="005A4A06" w:rsidRPr="00104304" w:rsidRDefault="00F72797" w:rsidP="00880267">
      <w:pPr>
        <w:numPr>
          <w:ilvl w:val="0"/>
          <w:numId w:val="10"/>
        </w:numPr>
        <w:rPr>
          <w:rFonts w:ascii="Garamond" w:hAnsi="Garamond"/>
        </w:rPr>
      </w:pPr>
      <w:r>
        <w:rPr>
          <w:rFonts w:ascii="Garamond" w:hAnsi="Garamond"/>
        </w:rPr>
        <w:t>Questions this study addresses</w:t>
      </w:r>
      <w:r w:rsidR="00FF3AEE">
        <w:rPr>
          <w:rFonts w:ascii="Garamond" w:hAnsi="Garamond"/>
        </w:rPr>
        <w:t>:</w:t>
      </w:r>
    </w:p>
    <w:p w14:paraId="4B034505" w14:textId="5A2EC3F0" w:rsidR="005A4A06" w:rsidRDefault="00F72797" w:rsidP="00880267">
      <w:pPr>
        <w:numPr>
          <w:ilvl w:val="1"/>
          <w:numId w:val="10"/>
        </w:numPr>
        <w:rPr>
          <w:rFonts w:ascii="Garamond" w:hAnsi="Garamond"/>
        </w:rPr>
      </w:pPr>
      <w:r>
        <w:rPr>
          <w:rFonts w:ascii="Garamond" w:hAnsi="Garamond"/>
        </w:rPr>
        <w:t>Does p</w:t>
      </w:r>
      <w:r w:rsidR="005A4A06" w:rsidRPr="00104304">
        <w:rPr>
          <w:rFonts w:ascii="Garamond" w:hAnsi="Garamond"/>
        </w:rPr>
        <w:t>artisan bias may vary</w:t>
      </w:r>
      <w:r>
        <w:rPr>
          <w:rFonts w:ascii="Garamond" w:hAnsi="Garamond"/>
        </w:rPr>
        <w:t xml:space="preserve"> by subtlety</w:t>
      </w:r>
      <w:r w:rsidR="00FF3AEE">
        <w:rPr>
          <w:rFonts w:ascii="Garamond" w:hAnsi="Garamond"/>
        </w:rPr>
        <w:t xml:space="preserve"> (i.e. difficulty)</w:t>
      </w:r>
      <w:r>
        <w:rPr>
          <w:rFonts w:ascii="Garamond" w:hAnsi="Garamond"/>
        </w:rPr>
        <w:t xml:space="preserve"> of the information?</w:t>
      </w:r>
      <w:ins w:id="40" w:author="gaurav sood" w:date="2013-09-23T13:20:00Z">
        <w:r w:rsidR="004041A7">
          <w:rPr>
            <w:rFonts w:ascii="Garamond" w:hAnsi="Garamond"/>
          </w:rPr>
          <w:t xml:space="preserve"> – Right. So when signals are somewhat hard to interpret, do people rely on parti</w:t>
        </w:r>
      </w:ins>
      <w:ins w:id="41" w:author="gaurav sood" w:date="2013-09-23T13:21:00Z">
        <w:r w:rsidR="00AF2082">
          <w:rPr>
            <w:rFonts w:ascii="Garamond" w:hAnsi="Garamond"/>
          </w:rPr>
          <w:t>sanship?</w:t>
        </w:r>
      </w:ins>
      <w:ins w:id="42" w:author="gaurav sood" w:date="2013-09-23T13:35:00Z">
        <w:r w:rsidR="0093751B">
          <w:rPr>
            <w:rFonts w:ascii="Garamond" w:hAnsi="Garamond"/>
          </w:rPr>
          <w:t xml:space="preserve"> </w:t>
        </w:r>
      </w:ins>
      <w:ins w:id="43" w:author="gaurav sood" w:date="2013-09-23T13:21:00Z">
        <w:r w:rsidR="004A430E">
          <w:rPr>
            <w:rFonts w:ascii="Garamond" w:hAnsi="Garamond"/>
          </w:rPr>
          <w:t xml:space="preserve"> </w:t>
        </w:r>
      </w:ins>
    </w:p>
    <w:p w14:paraId="7DB52190" w14:textId="1ABA48C3" w:rsidR="00F72797" w:rsidRDefault="00FF3AEE" w:rsidP="00880267">
      <w:pPr>
        <w:numPr>
          <w:ilvl w:val="1"/>
          <w:numId w:val="10"/>
        </w:numPr>
        <w:rPr>
          <w:ins w:id="44" w:author="gaurav sood" w:date="2013-09-23T13:21:00Z"/>
          <w:rFonts w:ascii="Garamond" w:hAnsi="Garamond"/>
        </w:rPr>
      </w:pPr>
      <w:r>
        <w:rPr>
          <w:rFonts w:ascii="Garamond" w:hAnsi="Garamond"/>
        </w:rPr>
        <w:t>Does the relationship between numeracy and bias only hold for difficult questions</w:t>
      </w:r>
      <w:ins w:id="45" w:author="gaurav sood" w:date="2013-09-23T13:21:00Z">
        <w:r w:rsidR="009F4503">
          <w:rPr>
            <w:rFonts w:ascii="Garamond" w:hAnsi="Garamond"/>
          </w:rPr>
          <w:t xml:space="preserve"> – what is difficult in a real world scenario…</w:t>
        </w:r>
      </w:ins>
      <w:r>
        <w:rPr>
          <w:rFonts w:ascii="Garamond" w:hAnsi="Garamond"/>
        </w:rPr>
        <w:t>?</w:t>
      </w:r>
    </w:p>
    <w:p w14:paraId="77863265" w14:textId="4122CF67" w:rsidR="009F4503" w:rsidRDefault="00981B18" w:rsidP="004159BA">
      <w:pPr>
        <w:numPr>
          <w:ilvl w:val="2"/>
          <w:numId w:val="10"/>
        </w:numPr>
        <w:rPr>
          <w:ins w:id="46" w:author="gaurav sood" w:date="2013-09-23T14:09:00Z"/>
          <w:rFonts w:ascii="Garamond" w:hAnsi="Garamond"/>
        </w:rPr>
      </w:pPr>
      <w:ins w:id="47" w:author="gaurav sood" w:date="2013-09-23T13:22:00Z">
        <w:r>
          <w:rPr>
            <w:rFonts w:ascii="Garamond" w:hAnsi="Garamond"/>
          </w:rPr>
          <w:t xml:space="preserve">My sense is that the extraordinary proportion of people getting the item incorrect is at least partly due to the fact that they are looking at </w:t>
        </w:r>
        <w:r w:rsidR="005F006C">
          <w:rPr>
            <w:rFonts w:ascii="Garamond" w:hAnsi="Garamond"/>
          </w:rPr>
          <w:t>raw numbers and not proportions.</w:t>
        </w:r>
      </w:ins>
    </w:p>
    <w:p w14:paraId="482C2D02" w14:textId="4A20ED97" w:rsidR="0052088A" w:rsidRPr="00104304" w:rsidRDefault="0052088A" w:rsidP="004159BA">
      <w:pPr>
        <w:numPr>
          <w:ilvl w:val="2"/>
          <w:numId w:val="10"/>
        </w:numPr>
        <w:rPr>
          <w:rFonts w:ascii="Garamond" w:hAnsi="Garamond"/>
        </w:rPr>
      </w:pPr>
      <w:ins w:id="48" w:author="gaurav sood" w:date="2013-09-23T14:09:00Z">
        <w:r>
          <w:rPr>
            <w:rFonts w:ascii="Garamond" w:hAnsi="Garamond"/>
          </w:rPr>
          <w:t xml:space="preserve">One way to make things easy is to provide people some trial questions up front. </w:t>
        </w:r>
      </w:ins>
      <w:ins w:id="49" w:author="gaurav sood" w:date="2013-09-23T14:10:00Z">
        <w:r>
          <w:rPr>
            <w:rFonts w:ascii="Garamond" w:hAnsi="Garamond"/>
          </w:rPr>
          <w:t xml:space="preserve">My sense is that that is one way of going about </w:t>
        </w:r>
        <w:r w:rsidR="000B7233">
          <w:rPr>
            <w:rFonts w:ascii="Garamond" w:hAnsi="Garamond"/>
          </w:rPr>
          <w:t>implementing the easy condition.</w:t>
        </w:r>
      </w:ins>
    </w:p>
    <w:p w14:paraId="577BAFC0" w14:textId="4FC618E0" w:rsidR="005A4A06" w:rsidRPr="00104304" w:rsidRDefault="005A4A06" w:rsidP="00880267">
      <w:pPr>
        <w:numPr>
          <w:ilvl w:val="1"/>
          <w:numId w:val="10"/>
        </w:numPr>
        <w:rPr>
          <w:rFonts w:ascii="Garamond" w:hAnsi="Garamond"/>
        </w:rPr>
      </w:pPr>
      <w:r w:rsidRPr="00104304">
        <w:rPr>
          <w:rFonts w:ascii="Garamond" w:hAnsi="Garamond"/>
        </w:rPr>
        <w:lastRenderedPageBreak/>
        <w:t xml:space="preserve">Can we reduce bias by </w:t>
      </w:r>
      <w:r w:rsidR="00F72797">
        <w:rPr>
          <w:rFonts w:ascii="Garamond" w:hAnsi="Garamond"/>
        </w:rPr>
        <w:t>increasing motivation to be accurate?</w:t>
      </w:r>
    </w:p>
    <w:p w14:paraId="14785633" w14:textId="77777777" w:rsidR="00A93186" w:rsidRPr="00A93186" w:rsidRDefault="00A93186" w:rsidP="00A93186">
      <w:pPr>
        <w:outlineLvl w:val="0"/>
        <w:rPr>
          <w:rFonts w:ascii="Garamond" w:hAnsi="Garamond"/>
        </w:rPr>
      </w:pPr>
    </w:p>
    <w:p w14:paraId="776DE72C" w14:textId="7635ACE6" w:rsidR="00700B70" w:rsidRPr="00A93186" w:rsidRDefault="00700B70" w:rsidP="00A34AB6">
      <w:pPr>
        <w:outlineLvl w:val="0"/>
        <w:rPr>
          <w:rFonts w:ascii="Garamond" w:hAnsi="Garamond"/>
        </w:rPr>
      </w:pPr>
      <w:r w:rsidRPr="00A93186">
        <w:rPr>
          <w:rFonts w:ascii="Garamond" w:hAnsi="Garamond"/>
        </w:rPr>
        <w:t>Experimental Manipulations</w:t>
      </w:r>
      <w:r w:rsidR="00A34AB6">
        <w:rPr>
          <w:rFonts w:ascii="Garamond" w:hAnsi="Garamond"/>
        </w:rPr>
        <w:t xml:space="preserve"> (2x2x2)</w:t>
      </w:r>
    </w:p>
    <w:p w14:paraId="38F7B359" w14:textId="0D6311C5" w:rsidR="005A4A06" w:rsidRPr="00104304" w:rsidRDefault="007C4A7F" w:rsidP="00880267">
      <w:pPr>
        <w:numPr>
          <w:ilvl w:val="0"/>
          <w:numId w:val="10"/>
        </w:numPr>
        <w:rPr>
          <w:rFonts w:ascii="Garamond" w:hAnsi="Garamond"/>
        </w:rPr>
      </w:pPr>
      <w:r>
        <w:rPr>
          <w:rFonts w:ascii="Garamond" w:hAnsi="Garamond"/>
        </w:rPr>
        <w:t xml:space="preserve">Congeniality of </w:t>
      </w:r>
      <w:r w:rsidR="005A4A06" w:rsidRPr="00104304">
        <w:rPr>
          <w:rFonts w:ascii="Garamond" w:hAnsi="Garamond"/>
        </w:rPr>
        <w:t>Correct Answer</w:t>
      </w:r>
    </w:p>
    <w:p w14:paraId="11A81EAC" w14:textId="77777777" w:rsidR="005A4A06" w:rsidRPr="00104304" w:rsidRDefault="005A4A06" w:rsidP="00880267">
      <w:pPr>
        <w:numPr>
          <w:ilvl w:val="1"/>
          <w:numId w:val="10"/>
        </w:numPr>
        <w:rPr>
          <w:rFonts w:ascii="Garamond" w:hAnsi="Garamond"/>
        </w:rPr>
      </w:pPr>
      <w:r w:rsidRPr="00104304">
        <w:rPr>
          <w:rFonts w:ascii="Garamond" w:hAnsi="Garamond"/>
        </w:rPr>
        <w:t>Republican Congenial</w:t>
      </w:r>
    </w:p>
    <w:p w14:paraId="79AD6EF1" w14:textId="77777777" w:rsidR="005A4A06" w:rsidRPr="00104304" w:rsidRDefault="005A4A06" w:rsidP="00880267">
      <w:pPr>
        <w:numPr>
          <w:ilvl w:val="1"/>
          <w:numId w:val="10"/>
        </w:numPr>
        <w:rPr>
          <w:rFonts w:ascii="Garamond" w:hAnsi="Garamond"/>
        </w:rPr>
      </w:pPr>
      <w:r w:rsidRPr="00104304">
        <w:rPr>
          <w:rFonts w:ascii="Garamond" w:hAnsi="Garamond"/>
        </w:rPr>
        <w:t>Democratic Congenial</w:t>
      </w:r>
    </w:p>
    <w:p w14:paraId="0D86182D" w14:textId="3B86F8EC" w:rsidR="005A4A06" w:rsidRPr="00104304" w:rsidRDefault="005A4A06" w:rsidP="00880267">
      <w:pPr>
        <w:numPr>
          <w:ilvl w:val="0"/>
          <w:numId w:val="10"/>
        </w:numPr>
        <w:rPr>
          <w:rFonts w:ascii="Garamond" w:hAnsi="Garamond"/>
        </w:rPr>
      </w:pPr>
      <w:r w:rsidRPr="00104304">
        <w:rPr>
          <w:rFonts w:ascii="Garamond" w:hAnsi="Garamond"/>
        </w:rPr>
        <w:t>Question Difficulty</w:t>
      </w:r>
    </w:p>
    <w:p w14:paraId="6C5A3D4D" w14:textId="77777777" w:rsidR="005A4A06" w:rsidRPr="00104304" w:rsidRDefault="005A4A06" w:rsidP="00880267">
      <w:pPr>
        <w:numPr>
          <w:ilvl w:val="1"/>
          <w:numId w:val="10"/>
        </w:numPr>
        <w:rPr>
          <w:rFonts w:ascii="Garamond" w:hAnsi="Garamond"/>
        </w:rPr>
      </w:pPr>
      <w:r w:rsidRPr="00104304">
        <w:rPr>
          <w:rFonts w:ascii="Garamond" w:hAnsi="Garamond"/>
        </w:rPr>
        <w:t>“Easy” Version: First instinct likely to be correct</w:t>
      </w:r>
    </w:p>
    <w:p w14:paraId="5CEEB3B3" w14:textId="77777777" w:rsidR="005A4A06" w:rsidRPr="00104304" w:rsidRDefault="005A4A06" w:rsidP="00880267">
      <w:pPr>
        <w:numPr>
          <w:ilvl w:val="1"/>
          <w:numId w:val="10"/>
        </w:numPr>
        <w:rPr>
          <w:rFonts w:ascii="Garamond" w:hAnsi="Garamond"/>
        </w:rPr>
      </w:pPr>
      <w:r w:rsidRPr="00104304">
        <w:rPr>
          <w:rFonts w:ascii="Garamond" w:hAnsi="Garamond"/>
        </w:rPr>
        <w:t>“Hard” Version: Difficult for low numeracy subjects</w:t>
      </w:r>
    </w:p>
    <w:p w14:paraId="4C70B643" w14:textId="6CA61BD7" w:rsidR="005A4A06" w:rsidRPr="00104304" w:rsidRDefault="00A34AB6" w:rsidP="00880267">
      <w:pPr>
        <w:numPr>
          <w:ilvl w:val="0"/>
          <w:numId w:val="10"/>
        </w:numPr>
        <w:rPr>
          <w:rFonts w:ascii="Garamond" w:hAnsi="Garamond"/>
        </w:rPr>
      </w:pPr>
      <w:r>
        <w:rPr>
          <w:rFonts w:ascii="Garamond" w:hAnsi="Garamond"/>
          <w:bCs/>
        </w:rPr>
        <w:t>Motivation to be Accurate</w:t>
      </w:r>
    </w:p>
    <w:p w14:paraId="1B0D192F" w14:textId="77777777" w:rsidR="005A4A06" w:rsidRPr="00104304" w:rsidRDefault="005A4A06" w:rsidP="00880267">
      <w:pPr>
        <w:numPr>
          <w:ilvl w:val="1"/>
          <w:numId w:val="10"/>
        </w:numPr>
        <w:rPr>
          <w:rFonts w:ascii="Garamond" w:hAnsi="Garamond"/>
        </w:rPr>
      </w:pPr>
      <w:r w:rsidRPr="00104304">
        <w:rPr>
          <w:rFonts w:ascii="Garamond" w:hAnsi="Garamond"/>
          <w:bCs/>
        </w:rPr>
        <w:t>Random half receives normal instructions</w:t>
      </w:r>
    </w:p>
    <w:p w14:paraId="608BE8AE" w14:textId="77777777" w:rsidR="005A4A06" w:rsidRPr="00104304" w:rsidRDefault="005A4A06" w:rsidP="00880267">
      <w:pPr>
        <w:numPr>
          <w:ilvl w:val="1"/>
          <w:numId w:val="10"/>
        </w:numPr>
        <w:rPr>
          <w:rFonts w:ascii="Garamond" w:hAnsi="Garamond"/>
        </w:rPr>
      </w:pPr>
      <w:r w:rsidRPr="00104304">
        <w:rPr>
          <w:rFonts w:ascii="Garamond" w:hAnsi="Garamond"/>
          <w:bCs/>
        </w:rPr>
        <w:t>Other half receives additional “stop-and-think” instruction</w:t>
      </w:r>
    </w:p>
    <w:p w14:paraId="71E9DDD0" w14:textId="77777777" w:rsidR="004E22B4" w:rsidRDefault="004E22B4" w:rsidP="004E22B4">
      <w:pPr>
        <w:rPr>
          <w:rFonts w:ascii="Garamond" w:hAnsi="Garamond"/>
        </w:rPr>
      </w:pPr>
    </w:p>
    <w:p w14:paraId="372264EB" w14:textId="340862FF" w:rsidR="00A93186" w:rsidRPr="00104304" w:rsidRDefault="00357786" w:rsidP="004E22B4">
      <w:pPr>
        <w:rPr>
          <w:rFonts w:ascii="Garamond" w:hAnsi="Garamond"/>
        </w:rPr>
      </w:pPr>
      <w:r>
        <w:rPr>
          <w:rFonts w:ascii="Garamond" w:hAnsi="Garamond"/>
        </w:rPr>
        <w:t xml:space="preserve">Some </w:t>
      </w:r>
      <w:r w:rsidR="00A93186">
        <w:rPr>
          <w:rFonts w:ascii="Garamond" w:hAnsi="Garamond"/>
        </w:rPr>
        <w:t>Hypotheses</w:t>
      </w:r>
    </w:p>
    <w:p w14:paraId="33EF57EB" w14:textId="77777777" w:rsidR="005A4A06" w:rsidRPr="00104304" w:rsidRDefault="005A4A06" w:rsidP="00880267">
      <w:pPr>
        <w:numPr>
          <w:ilvl w:val="0"/>
          <w:numId w:val="10"/>
        </w:numPr>
        <w:rPr>
          <w:rFonts w:ascii="Garamond" w:hAnsi="Garamond"/>
        </w:rPr>
      </w:pPr>
      <w:r w:rsidRPr="00104304">
        <w:rPr>
          <w:rFonts w:ascii="Garamond" w:hAnsi="Garamond"/>
        </w:rPr>
        <w:t>“Easy” question will result in:</w:t>
      </w:r>
    </w:p>
    <w:p w14:paraId="000CA6D2" w14:textId="77E0B25D" w:rsidR="005A4A06" w:rsidRPr="00104304" w:rsidRDefault="005A4A06" w:rsidP="00880267">
      <w:pPr>
        <w:numPr>
          <w:ilvl w:val="1"/>
          <w:numId w:val="10"/>
        </w:numPr>
        <w:rPr>
          <w:rFonts w:ascii="Garamond" w:hAnsi="Garamond"/>
        </w:rPr>
      </w:pPr>
      <w:r w:rsidRPr="00104304">
        <w:rPr>
          <w:rFonts w:ascii="Garamond" w:hAnsi="Garamond"/>
        </w:rPr>
        <w:t>Less partisan bias</w:t>
      </w:r>
      <w:r w:rsidR="00993E4E">
        <w:rPr>
          <w:rFonts w:ascii="Garamond" w:hAnsi="Garamond"/>
        </w:rPr>
        <w:t xml:space="preserve"> overall</w:t>
      </w:r>
      <w:r w:rsidRPr="00104304">
        <w:rPr>
          <w:rFonts w:ascii="Garamond" w:hAnsi="Garamond"/>
        </w:rPr>
        <w:t>, and</w:t>
      </w:r>
    </w:p>
    <w:p w14:paraId="00686E9B" w14:textId="77777777" w:rsidR="005A4A06" w:rsidRPr="00104304" w:rsidRDefault="005A4A06" w:rsidP="00880267">
      <w:pPr>
        <w:numPr>
          <w:ilvl w:val="1"/>
          <w:numId w:val="10"/>
        </w:numPr>
        <w:rPr>
          <w:rFonts w:ascii="Garamond" w:hAnsi="Garamond"/>
        </w:rPr>
      </w:pPr>
      <w:r w:rsidRPr="00104304">
        <w:rPr>
          <w:rFonts w:ascii="Garamond" w:hAnsi="Garamond"/>
        </w:rPr>
        <w:t>Weaker relationship between bias and numeracy.</w:t>
      </w:r>
    </w:p>
    <w:p w14:paraId="4167D925" w14:textId="3BA04760" w:rsidR="005A4A06" w:rsidRPr="00104304" w:rsidRDefault="00456A2A" w:rsidP="00880267">
      <w:pPr>
        <w:numPr>
          <w:ilvl w:val="0"/>
          <w:numId w:val="10"/>
        </w:numPr>
        <w:rPr>
          <w:rFonts w:ascii="Garamond" w:hAnsi="Garamond"/>
        </w:rPr>
      </w:pPr>
      <w:r>
        <w:rPr>
          <w:rFonts w:ascii="Garamond" w:hAnsi="Garamond"/>
        </w:rPr>
        <w:t>Accuracy incentive</w:t>
      </w:r>
      <w:r w:rsidR="005A4A06" w:rsidRPr="00104304">
        <w:rPr>
          <w:rFonts w:ascii="Garamond" w:hAnsi="Garamond"/>
        </w:rPr>
        <w:t xml:space="preserve"> will result in:</w:t>
      </w:r>
    </w:p>
    <w:p w14:paraId="480247B6" w14:textId="2A07C178" w:rsidR="005A4A06" w:rsidRPr="00104304" w:rsidRDefault="005A4A06" w:rsidP="00880267">
      <w:pPr>
        <w:numPr>
          <w:ilvl w:val="1"/>
          <w:numId w:val="10"/>
        </w:numPr>
        <w:rPr>
          <w:rFonts w:ascii="Garamond" w:hAnsi="Garamond"/>
        </w:rPr>
      </w:pPr>
      <w:r w:rsidRPr="00104304">
        <w:rPr>
          <w:rFonts w:ascii="Garamond" w:hAnsi="Garamond"/>
        </w:rPr>
        <w:t>Less partisan bias</w:t>
      </w:r>
      <w:r w:rsidR="000368F1">
        <w:rPr>
          <w:rFonts w:ascii="Garamond" w:hAnsi="Garamond"/>
        </w:rPr>
        <w:t xml:space="preserve"> overall</w:t>
      </w:r>
      <w:r w:rsidRPr="00104304">
        <w:rPr>
          <w:rFonts w:ascii="Garamond" w:hAnsi="Garamond"/>
        </w:rPr>
        <w:t>, and</w:t>
      </w:r>
    </w:p>
    <w:p w14:paraId="1A85EBC8" w14:textId="14C97EC1" w:rsidR="005A4A06" w:rsidRPr="00104304" w:rsidRDefault="00B91AF0" w:rsidP="00880267">
      <w:pPr>
        <w:numPr>
          <w:ilvl w:val="1"/>
          <w:numId w:val="10"/>
        </w:numPr>
        <w:rPr>
          <w:rFonts w:ascii="Garamond" w:hAnsi="Garamond"/>
        </w:rPr>
      </w:pPr>
      <w:r>
        <w:rPr>
          <w:rFonts w:ascii="Garamond" w:hAnsi="Garamond"/>
        </w:rPr>
        <w:t>Greater</w:t>
      </w:r>
      <w:r w:rsidR="005A4A06" w:rsidRPr="00104304">
        <w:rPr>
          <w:rFonts w:ascii="Garamond" w:hAnsi="Garamond"/>
        </w:rPr>
        <w:t xml:space="preserve"> effect for “hard” question than “easy” question.</w:t>
      </w:r>
    </w:p>
    <w:p w14:paraId="2F4BEF06" w14:textId="77777777" w:rsidR="00DA1D71" w:rsidRDefault="00DA1D71">
      <w:pPr>
        <w:rPr>
          <w:rFonts w:ascii="Garamond" w:hAnsi="Garamond"/>
        </w:rPr>
      </w:pPr>
      <w:r>
        <w:rPr>
          <w:rFonts w:ascii="Garamond" w:hAnsi="Garamond"/>
        </w:rPr>
        <w:br w:type="page"/>
      </w:r>
    </w:p>
    <w:p w14:paraId="3A81488E" w14:textId="10B0A5C4" w:rsidR="00DA1D71" w:rsidRPr="00DA1D71" w:rsidRDefault="00D23531" w:rsidP="00DA1D71">
      <w:pPr>
        <w:jc w:val="center"/>
        <w:rPr>
          <w:rFonts w:ascii="Garamond" w:hAnsi="Garamond"/>
          <w:b/>
        </w:rPr>
      </w:pPr>
      <w:r>
        <w:rPr>
          <w:rFonts w:ascii="Garamond" w:hAnsi="Garamond"/>
          <w:b/>
        </w:rPr>
        <w:lastRenderedPageBreak/>
        <w:t>Study Protocol</w:t>
      </w:r>
    </w:p>
    <w:p w14:paraId="0CC93652" w14:textId="77777777" w:rsidR="00DA1D71" w:rsidRDefault="00DA1D71" w:rsidP="004E22B4">
      <w:pPr>
        <w:rPr>
          <w:rFonts w:ascii="Garamond" w:hAnsi="Garamond"/>
        </w:rPr>
      </w:pPr>
    </w:p>
    <w:p w14:paraId="06AC911F" w14:textId="69D1794A" w:rsidR="00D262CE" w:rsidRDefault="00D262CE" w:rsidP="004E22B4">
      <w:pPr>
        <w:rPr>
          <w:rFonts w:ascii="Garamond" w:hAnsi="Garamond"/>
        </w:rPr>
      </w:pPr>
      <w:commentRangeStart w:id="50"/>
      <w:r>
        <w:rPr>
          <w:rFonts w:ascii="Garamond" w:hAnsi="Garamond"/>
        </w:rPr>
        <w:t>Assignment to Experimental Condition</w:t>
      </w:r>
      <w:commentRangeEnd w:id="50"/>
      <w:r w:rsidR="00572E95">
        <w:rPr>
          <w:rStyle w:val="CommentReference"/>
        </w:rPr>
        <w:commentReference w:id="50"/>
      </w:r>
    </w:p>
    <w:p w14:paraId="57621BCD" w14:textId="77702661" w:rsidR="00D262CE" w:rsidRDefault="00D262CE" w:rsidP="00D262CE">
      <w:pPr>
        <w:pStyle w:val="ListParagraph"/>
        <w:numPr>
          <w:ilvl w:val="0"/>
          <w:numId w:val="7"/>
        </w:numPr>
        <w:rPr>
          <w:rFonts w:ascii="Garamond" w:hAnsi="Garamond"/>
        </w:rPr>
      </w:pPr>
      <w:r>
        <w:rPr>
          <w:rFonts w:ascii="Garamond" w:hAnsi="Garamond"/>
        </w:rPr>
        <w:t>Easy &amp; Democrat Congenial</w:t>
      </w:r>
      <w:r w:rsidR="00572E95">
        <w:rPr>
          <w:rFonts w:ascii="Garamond" w:hAnsi="Garamond"/>
        </w:rPr>
        <w:t xml:space="preserve"> &amp; </w:t>
      </w:r>
      <w:r w:rsidR="003B6112">
        <w:rPr>
          <w:rFonts w:ascii="Garamond" w:hAnsi="Garamond"/>
        </w:rPr>
        <w:t>No Incentive</w:t>
      </w:r>
    </w:p>
    <w:p w14:paraId="224BB5CD" w14:textId="761AAC9B" w:rsidR="00D262CE" w:rsidRDefault="00D262CE" w:rsidP="00D262CE">
      <w:pPr>
        <w:pStyle w:val="ListParagraph"/>
        <w:numPr>
          <w:ilvl w:val="0"/>
          <w:numId w:val="7"/>
        </w:numPr>
        <w:rPr>
          <w:rFonts w:ascii="Garamond" w:hAnsi="Garamond"/>
        </w:rPr>
      </w:pPr>
      <w:r>
        <w:rPr>
          <w:rFonts w:ascii="Garamond" w:hAnsi="Garamond"/>
        </w:rPr>
        <w:t>Easy &amp; Republican Congenial</w:t>
      </w:r>
      <w:r w:rsidR="00572E95">
        <w:rPr>
          <w:rFonts w:ascii="Garamond" w:hAnsi="Garamond"/>
        </w:rPr>
        <w:t xml:space="preserve"> &amp; </w:t>
      </w:r>
      <w:r w:rsidR="003B6112">
        <w:rPr>
          <w:rFonts w:ascii="Garamond" w:hAnsi="Garamond"/>
        </w:rPr>
        <w:t>No Incentive</w:t>
      </w:r>
    </w:p>
    <w:p w14:paraId="4D8A4D77" w14:textId="785CBBAE" w:rsidR="00D262CE" w:rsidRDefault="00D262CE" w:rsidP="00D262CE">
      <w:pPr>
        <w:pStyle w:val="ListParagraph"/>
        <w:numPr>
          <w:ilvl w:val="0"/>
          <w:numId w:val="7"/>
        </w:numPr>
        <w:rPr>
          <w:rFonts w:ascii="Garamond" w:hAnsi="Garamond"/>
        </w:rPr>
      </w:pPr>
      <w:r>
        <w:rPr>
          <w:rFonts w:ascii="Garamond" w:hAnsi="Garamond"/>
        </w:rPr>
        <w:t>Hard &amp; Democrat Congenial</w:t>
      </w:r>
      <w:r w:rsidR="00572E95">
        <w:rPr>
          <w:rFonts w:ascii="Garamond" w:hAnsi="Garamond"/>
        </w:rPr>
        <w:t xml:space="preserve"> &amp; </w:t>
      </w:r>
      <w:r w:rsidR="003B6112">
        <w:rPr>
          <w:rFonts w:ascii="Garamond" w:hAnsi="Garamond"/>
        </w:rPr>
        <w:t>No Incentive</w:t>
      </w:r>
    </w:p>
    <w:p w14:paraId="4DCABFD2" w14:textId="1898E857" w:rsidR="00D262CE" w:rsidRDefault="00D262CE" w:rsidP="00D262CE">
      <w:pPr>
        <w:pStyle w:val="ListParagraph"/>
        <w:numPr>
          <w:ilvl w:val="0"/>
          <w:numId w:val="7"/>
        </w:numPr>
        <w:rPr>
          <w:rFonts w:ascii="Garamond" w:hAnsi="Garamond"/>
        </w:rPr>
      </w:pPr>
      <w:r>
        <w:rPr>
          <w:rFonts w:ascii="Garamond" w:hAnsi="Garamond"/>
        </w:rPr>
        <w:t>Hard &amp; Republican Congenial</w:t>
      </w:r>
      <w:r w:rsidR="00572E95">
        <w:rPr>
          <w:rFonts w:ascii="Garamond" w:hAnsi="Garamond"/>
        </w:rPr>
        <w:t xml:space="preserve"> &amp; </w:t>
      </w:r>
      <w:r w:rsidR="003B6112">
        <w:rPr>
          <w:rFonts w:ascii="Garamond" w:hAnsi="Garamond"/>
        </w:rPr>
        <w:t>No Incentive</w:t>
      </w:r>
    </w:p>
    <w:p w14:paraId="44CBD2D7" w14:textId="42F47B00" w:rsidR="00572E95" w:rsidRDefault="00572E95" w:rsidP="00572E95">
      <w:pPr>
        <w:pStyle w:val="ListParagraph"/>
        <w:numPr>
          <w:ilvl w:val="0"/>
          <w:numId w:val="7"/>
        </w:numPr>
        <w:rPr>
          <w:rFonts w:ascii="Garamond" w:hAnsi="Garamond"/>
        </w:rPr>
      </w:pPr>
      <w:r>
        <w:rPr>
          <w:rFonts w:ascii="Garamond" w:hAnsi="Garamond"/>
        </w:rPr>
        <w:t xml:space="preserve">Easy &amp; Democrat Congenial &amp; </w:t>
      </w:r>
      <w:r w:rsidR="003B6112">
        <w:rPr>
          <w:rFonts w:ascii="Garamond" w:hAnsi="Garamond"/>
        </w:rPr>
        <w:t>Monetary Incentive</w:t>
      </w:r>
    </w:p>
    <w:p w14:paraId="22174559" w14:textId="77777777" w:rsidR="003B6112" w:rsidRDefault="00572E95" w:rsidP="003B6112">
      <w:pPr>
        <w:pStyle w:val="ListParagraph"/>
        <w:numPr>
          <w:ilvl w:val="0"/>
          <w:numId w:val="7"/>
        </w:numPr>
        <w:rPr>
          <w:rFonts w:ascii="Garamond" w:hAnsi="Garamond"/>
        </w:rPr>
      </w:pPr>
      <w:r>
        <w:rPr>
          <w:rFonts w:ascii="Garamond" w:hAnsi="Garamond"/>
        </w:rPr>
        <w:t>Easy &amp; Republican Congenial &amp;</w:t>
      </w:r>
      <w:r w:rsidR="003B6112">
        <w:rPr>
          <w:rFonts w:ascii="Garamond" w:hAnsi="Garamond"/>
        </w:rPr>
        <w:t xml:space="preserve"> Monetary Incentive</w:t>
      </w:r>
    </w:p>
    <w:p w14:paraId="5714057D" w14:textId="532A017F" w:rsidR="00572E95" w:rsidRDefault="00572E95" w:rsidP="00572E95">
      <w:pPr>
        <w:pStyle w:val="ListParagraph"/>
        <w:numPr>
          <w:ilvl w:val="0"/>
          <w:numId w:val="7"/>
        </w:numPr>
        <w:rPr>
          <w:rFonts w:ascii="Garamond" w:hAnsi="Garamond"/>
        </w:rPr>
      </w:pPr>
      <w:r>
        <w:rPr>
          <w:rFonts w:ascii="Garamond" w:hAnsi="Garamond"/>
        </w:rPr>
        <w:t xml:space="preserve">Hard &amp; Democrat Congenial &amp; </w:t>
      </w:r>
      <w:r w:rsidR="003B6112">
        <w:rPr>
          <w:rFonts w:ascii="Garamond" w:hAnsi="Garamond"/>
        </w:rPr>
        <w:t>Monetary Incentive</w:t>
      </w:r>
    </w:p>
    <w:p w14:paraId="0B57E5E9" w14:textId="0D8834B7" w:rsidR="00572E95" w:rsidRPr="00572E95" w:rsidRDefault="00572E95" w:rsidP="004E22B4">
      <w:pPr>
        <w:pStyle w:val="ListParagraph"/>
        <w:numPr>
          <w:ilvl w:val="0"/>
          <w:numId w:val="7"/>
        </w:numPr>
        <w:rPr>
          <w:rFonts w:ascii="Garamond" w:hAnsi="Garamond"/>
        </w:rPr>
      </w:pPr>
      <w:r>
        <w:rPr>
          <w:rFonts w:ascii="Garamond" w:hAnsi="Garamond"/>
        </w:rPr>
        <w:t>Hard &amp; Republican Congenial &amp;</w:t>
      </w:r>
      <w:r w:rsidR="003B6112">
        <w:rPr>
          <w:rFonts w:ascii="Garamond" w:hAnsi="Garamond"/>
        </w:rPr>
        <w:t xml:space="preserve"> Monetary Incentive</w:t>
      </w:r>
    </w:p>
    <w:p w14:paraId="7550E52A" w14:textId="77777777" w:rsidR="00D262CE" w:rsidRDefault="00D262CE" w:rsidP="004E22B4">
      <w:pPr>
        <w:rPr>
          <w:rFonts w:ascii="Garamond" w:hAnsi="Garamond"/>
        </w:rPr>
      </w:pPr>
    </w:p>
    <w:p w14:paraId="6242A8FB" w14:textId="401D2F37" w:rsidR="00F962A8" w:rsidRDefault="002B2FC4" w:rsidP="00F962A8">
      <w:pPr>
        <w:rPr>
          <w:rFonts w:ascii="Garamond" w:hAnsi="Garamond"/>
        </w:rPr>
      </w:pPr>
      <w:r>
        <w:rPr>
          <w:rFonts w:ascii="Garamond" w:hAnsi="Garamond"/>
        </w:rPr>
        <w:t>Instructions</w:t>
      </w:r>
    </w:p>
    <w:p w14:paraId="292D0B74" w14:textId="601A1488" w:rsidR="002B2FC4" w:rsidRDefault="002B2FC4" w:rsidP="002B2FC4">
      <w:pPr>
        <w:pStyle w:val="ListParagraph"/>
        <w:numPr>
          <w:ilvl w:val="0"/>
          <w:numId w:val="12"/>
        </w:numPr>
        <w:rPr>
          <w:rFonts w:ascii="Garamond" w:hAnsi="Garamond"/>
        </w:rPr>
      </w:pPr>
      <w:r>
        <w:rPr>
          <w:rFonts w:ascii="Garamond" w:hAnsi="Garamond"/>
        </w:rPr>
        <w:t>Accuracy Incentive (Conditions 5-8 Only)</w:t>
      </w:r>
    </w:p>
    <w:p w14:paraId="63929E0A" w14:textId="11DC4BD9" w:rsidR="002B2FC4" w:rsidRPr="002B2FC4" w:rsidRDefault="00B9596C" w:rsidP="002B2FC4">
      <w:pPr>
        <w:pStyle w:val="ListParagraph"/>
        <w:numPr>
          <w:ilvl w:val="0"/>
          <w:numId w:val="12"/>
        </w:numPr>
        <w:rPr>
          <w:rFonts w:ascii="Garamond" w:hAnsi="Garamond"/>
        </w:rPr>
      </w:pPr>
      <w:r>
        <w:rPr>
          <w:rFonts w:ascii="Garamond" w:hAnsi="Garamond"/>
        </w:rPr>
        <w:t>Common Instruct</w:t>
      </w:r>
      <w:r w:rsidR="002B2FC4">
        <w:rPr>
          <w:rFonts w:ascii="Garamond" w:hAnsi="Garamond"/>
        </w:rPr>
        <w:t>i</w:t>
      </w:r>
      <w:r>
        <w:rPr>
          <w:rFonts w:ascii="Garamond" w:hAnsi="Garamond"/>
        </w:rPr>
        <w:t>o</w:t>
      </w:r>
      <w:r w:rsidR="002B2FC4">
        <w:rPr>
          <w:rFonts w:ascii="Garamond" w:hAnsi="Garamond"/>
        </w:rPr>
        <w:t>ns</w:t>
      </w:r>
    </w:p>
    <w:p w14:paraId="47E74AAB" w14:textId="77777777" w:rsidR="002B2FC4" w:rsidRDefault="002B2FC4" w:rsidP="00F962A8">
      <w:pPr>
        <w:rPr>
          <w:rFonts w:ascii="Garamond" w:hAnsi="Garamond"/>
        </w:rPr>
      </w:pPr>
    </w:p>
    <w:p w14:paraId="3AA93529" w14:textId="316B44E6" w:rsidR="002B2FC4" w:rsidRDefault="00B9596C" w:rsidP="00F962A8">
      <w:pPr>
        <w:rPr>
          <w:rFonts w:ascii="Garamond" w:hAnsi="Garamond"/>
        </w:rPr>
      </w:pPr>
      <w:r>
        <w:rPr>
          <w:rFonts w:ascii="Garamond" w:hAnsi="Garamond"/>
        </w:rPr>
        <w:t>Experimental Stimulus</w:t>
      </w:r>
    </w:p>
    <w:p w14:paraId="530E2F8A" w14:textId="77777777" w:rsidR="00F962A8" w:rsidRDefault="00F962A8" w:rsidP="004E22B4">
      <w:pPr>
        <w:rPr>
          <w:rFonts w:ascii="Garamond" w:hAnsi="Garamond"/>
        </w:rPr>
      </w:pPr>
    </w:p>
    <w:p w14:paraId="26A0A062" w14:textId="53360F08" w:rsidR="00DF6A7C" w:rsidRDefault="00DF6A7C" w:rsidP="004E22B4">
      <w:pPr>
        <w:rPr>
          <w:rFonts w:ascii="Garamond" w:hAnsi="Garamond"/>
        </w:rPr>
      </w:pPr>
      <w:commentRangeStart w:id="51"/>
      <w:r>
        <w:rPr>
          <w:rFonts w:ascii="Garamond" w:hAnsi="Garamond"/>
        </w:rPr>
        <w:t>Post-Treatment Questions</w:t>
      </w:r>
      <w:commentRangeEnd w:id="51"/>
      <w:r w:rsidR="0086564E">
        <w:rPr>
          <w:rStyle w:val="CommentReference"/>
        </w:rPr>
        <w:commentReference w:id="51"/>
      </w:r>
    </w:p>
    <w:p w14:paraId="30D424D6" w14:textId="1B3AED00" w:rsidR="00DF6A7C" w:rsidRDefault="00DF6A7C" w:rsidP="00DF6A7C">
      <w:pPr>
        <w:pStyle w:val="ListParagraph"/>
        <w:numPr>
          <w:ilvl w:val="0"/>
          <w:numId w:val="9"/>
        </w:numPr>
        <w:rPr>
          <w:rFonts w:ascii="Garamond" w:hAnsi="Garamond"/>
        </w:rPr>
      </w:pPr>
      <w:r>
        <w:rPr>
          <w:rFonts w:ascii="Garamond" w:hAnsi="Garamond"/>
        </w:rPr>
        <w:t>Which results do the study support?</w:t>
      </w:r>
      <w:r w:rsidR="0086564E">
        <w:rPr>
          <w:rFonts w:ascii="Garamond" w:hAnsi="Garamond"/>
        </w:rPr>
        <w:t xml:space="preserve"> (Dependent Variable)</w:t>
      </w:r>
    </w:p>
    <w:p w14:paraId="1F97B9F6" w14:textId="31A2D566" w:rsidR="00DF6A7C" w:rsidRPr="00DF6A7C" w:rsidRDefault="00DF6A7C" w:rsidP="00DF6A7C">
      <w:pPr>
        <w:pStyle w:val="ListParagraph"/>
        <w:numPr>
          <w:ilvl w:val="0"/>
          <w:numId w:val="9"/>
        </w:numPr>
        <w:rPr>
          <w:rFonts w:ascii="Garamond" w:hAnsi="Garamond"/>
        </w:rPr>
      </w:pPr>
      <w:commentRangeStart w:id="52"/>
      <w:r>
        <w:rPr>
          <w:rFonts w:ascii="Garamond" w:hAnsi="Garamond"/>
        </w:rPr>
        <w:t>Numeracy Scale</w:t>
      </w:r>
      <w:commentRangeEnd w:id="52"/>
      <w:r>
        <w:rPr>
          <w:rStyle w:val="CommentReference"/>
        </w:rPr>
        <w:commentReference w:id="52"/>
      </w:r>
      <w:ins w:id="53" w:author="gaurav sood" w:date="2013-09-23T13:49:00Z">
        <w:r w:rsidR="006514E7">
          <w:rPr>
            <w:rFonts w:ascii="Garamond" w:hAnsi="Garamond"/>
          </w:rPr>
          <w:t xml:space="preserve"> – Possibly a good idea.</w:t>
        </w:r>
      </w:ins>
    </w:p>
    <w:p w14:paraId="3B748467" w14:textId="77777777" w:rsidR="00D262CE" w:rsidRDefault="00D262CE" w:rsidP="004E22B4">
      <w:pPr>
        <w:rPr>
          <w:rFonts w:ascii="Garamond" w:hAnsi="Garamond"/>
        </w:rPr>
      </w:pPr>
    </w:p>
    <w:p w14:paraId="2A159720" w14:textId="3F5EFF36" w:rsidR="00DA1D71" w:rsidRDefault="00AB30AF" w:rsidP="004E22B4">
      <w:pPr>
        <w:rPr>
          <w:rFonts w:ascii="Garamond" w:hAnsi="Garamond"/>
        </w:rPr>
      </w:pPr>
      <w:r>
        <w:rPr>
          <w:rFonts w:ascii="Garamond" w:hAnsi="Garamond"/>
        </w:rPr>
        <w:t>Additional Information</w:t>
      </w:r>
    </w:p>
    <w:p w14:paraId="23696A60" w14:textId="77777777" w:rsidR="00DA1D71" w:rsidRDefault="00DA1D71" w:rsidP="00DA1D71">
      <w:pPr>
        <w:pStyle w:val="ListParagraph"/>
        <w:numPr>
          <w:ilvl w:val="0"/>
          <w:numId w:val="6"/>
        </w:numPr>
        <w:rPr>
          <w:rFonts w:ascii="Garamond" w:hAnsi="Garamond"/>
        </w:rPr>
      </w:pPr>
      <w:r>
        <w:rPr>
          <w:rFonts w:ascii="Garamond" w:hAnsi="Garamond"/>
        </w:rPr>
        <w:t>Demographics</w:t>
      </w:r>
    </w:p>
    <w:p w14:paraId="195379B9" w14:textId="1E22B8DF" w:rsidR="00DA1D71" w:rsidRDefault="00DA1D71" w:rsidP="00DA1D71">
      <w:pPr>
        <w:pStyle w:val="ListParagraph"/>
        <w:numPr>
          <w:ilvl w:val="0"/>
          <w:numId w:val="6"/>
        </w:numPr>
        <w:rPr>
          <w:rFonts w:ascii="Garamond" w:hAnsi="Garamond"/>
        </w:rPr>
      </w:pPr>
      <w:r>
        <w:rPr>
          <w:rFonts w:ascii="Garamond" w:hAnsi="Garamond"/>
        </w:rPr>
        <w:t>Party Identification</w:t>
      </w:r>
    </w:p>
    <w:p w14:paraId="6D49EF53" w14:textId="6BB4D70D" w:rsidR="00DA1D71" w:rsidRDefault="00DA1D71" w:rsidP="00DA1D71">
      <w:pPr>
        <w:pStyle w:val="ListParagraph"/>
        <w:numPr>
          <w:ilvl w:val="0"/>
          <w:numId w:val="6"/>
        </w:numPr>
        <w:rPr>
          <w:rFonts w:ascii="Garamond" w:hAnsi="Garamond"/>
        </w:rPr>
      </w:pPr>
      <w:r>
        <w:rPr>
          <w:rFonts w:ascii="Garamond" w:hAnsi="Garamond"/>
        </w:rPr>
        <w:t>Ideology</w:t>
      </w:r>
    </w:p>
    <w:p w14:paraId="4558D198" w14:textId="7EFBCFFB" w:rsidR="00292B29" w:rsidRDefault="00F35463" w:rsidP="00DA1D71">
      <w:pPr>
        <w:pStyle w:val="ListParagraph"/>
        <w:numPr>
          <w:ilvl w:val="0"/>
          <w:numId w:val="6"/>
        </w:numPr>
        <w:rPr>
          <w:rFonts w:ascii="Garamond" w:hAnsi="Garamond"/>
        </w:rPr>
      </w:pPr>
      <w:r>
        <w:rPr>
          <w:rFonts w:ascii="Garamond" w:hAnsi="Garamond"/>
        </w:rPr>
        <w:t>Gun Control Attitudes</w:t>
      </w:r>
      <w:ins w:id="54" w:author="gaurav sood" w:date="2013-09-23T13:49:00Z">
        <w:r w:rsidR="007A15E7">
          <w:rPr>
            <w:rFonts w:ascii="Garamond" w:hAnsi="Garamond"/>
          </w:rPr>
          <w:t xml:space="preserve"> – Yes </w:t>
        </w:r>
      </w:ins>
      <w:ins w:id="55" w:author="gaurav sood" w:date="2013-09-23T13:50:00Z">
        <w:r w:rsidR="00642E2E">
          <w:rPr>
            <w:rFonts w:ascii="Garamond" w:hAnsi="Garamond"/>
          </w:rPr>
          <w:t>– see above.</w:t>
        </w:r>
      </w:ins>
    </w:p>
    <w:p w14:paraId="37E4F79A" w14:textId="77777777" w:rsidR="0076726C" w:rsidRDefault="0076726C">
      <w:pPr>
        <w:rPr>
          <w:ins w:id="56" w:author="Kabir Khanna" w:date="2013-09-27T21:05:00Z"/>
          <w:rFonts w:ascii="Garamond" w:hAnsi="Garamond"/>
          <w:b/>
        </w:rPr>
      </w:pPr>
    </w:p>
    <w:p w14:paraId="3C8241F9" w14:textId="6912B344" w:rsidR="0049542A" w:rsidRDefault="0076726C">
      <w:pPr>
        <w:rPr>
          <w:ins w:id="57" w:author="Kabir Khanna" w:date="2013-09-27T21:05:00Z"/>
          <w:rFonts w:ascii="Garamond" w:hAnsi="Garamond"/>
          <w:b/>
        </w:rPr>
      </w:pPr>
      <w:ins w:id="58" w:author="Kabir Khanna" w:date="2013-09-27T21:04:00Z">
        <w:r>
          <w:rPr>
            <w:rFonts w:ascii="Garamond" w:hAnsi="Garamond"/>
            <w:b/>
          </w:rPr>
          <w:t>Open-ended probe</w:t>
        </w:r>
      </w:ins>
      <w:ins w:id="59" w:author="Kabir Khanna" w:date="2013-09-27T21:05:00Z">
        <w:r>
          <w:rPr>
            <w:rFonts w:ascii="Garamond" w:hAnsi="Garamond"/>
            <w:b/>
          </w:rPr>
          <w:t xml:space="preserve"> (semi-structured?)</w:t>
        </w:r>
      </w:ins>
      <w:ins w:id="60" w:author="Kabir Khanna" w:date="2013-09-27T21:04:00Z">
        <w:r>
          <w:rPr>
            <w:rFonts w:ascii="Garamond" w:hAnsi="Garamond"/>
            <w:b/>
          </w:rPr>
          <w:t>/closed-ended question about study trustworthiness?</w:t>
        </w:r>
      </w:ins>
    </w:p>
    <w:p w14:paraId="7FA442AA" w14:textId="66AC5BEB" w:rsidR="0076726C" w:rsidDel="0076726C" w:rsidRDefault="0076726C">
      <w:pPr>
        <w:rPr>
          <w:del w:id="61" w:author="Kabir Khanna" w:date="2013-09-27T21:05:00Z"/>
          <w:rFonts w:ascii="Garamond" w:hAnsi="Garamond"/>
          <w:b/>
        </w:rPr>
      </w:pPr>
      <w:ins w:id="62" w:author="Kabir Khanna" w:date="2013-09-27T21:05:00Z">
        <w:r>
          <w:rPr>
            <w:rFonts w:ascii="Garamond" w:hAnsi="Garamond"/>
            <w:b/>
          </w:rPr>
          <w:t>Include question timers</w:t>
        </w:r>
      </w:ins>
      <w:bookmarkStart w:id="63" w:name="_GoBack"/>
      <w:bookmarkEnd w:id="63"/>
    </w:p>
    <w:p w14:paraId="4C37C6DB" w14:textId="77777777" w:rsidR="0076726C" w:rsidRDefault="0076726C">
      <w:pPr>
        <w:rPr>
          <w:ins w:id="64" w:author="Kabir Khanna" w:date="2013-09-27T21:05:00Z"/>
          <w:rFonts w:ascii="Garamond" w:hAnsi="Garamond"/>
          <w:b/>
        </w:rPr>
      </w:pPr>
    </w:p>
    <w:p w14:paraId="673814E9" w14:textId="77777777" w:rsidR="000621C3" w:rsidRPr="00104304" w:rsidRDefault="000621C3">
      <w:pPr>
        <w:rPr>
          <w:rFonts w:ascii="Garamond" w:hAnsi="Garamond"/>
          <w:b/>
        </w:rPr>
      </w:pPr>
    </w:p>
    <w:p w14:paraId="116F83F8" w14:textId="29FEC272" w:rsidR="0049542A" w:rsidRPr="00104304" w:rsidRDefault="007B4254" w:rsidP="00104304">
      <w:pPr>
        <w:jc w:val="center"/>
        <w:outlineLvl w:val="0"/>
        <w:rPr>
          <w:rFonts w:ascii="Garamond" w:hAnsi="Garamond"/>
          <w:b/>
        </w:rPr>
      </w:pPr>
      <w:r>
        <w:rPr>
          <w:rFonts w:ascii="Garamond" w:hAnsi="Garamond"/>
          <w:b/>
        </w:rPr>
        <w:t xml:space="preserve">Instructions and </w:t>
      </w:r>
      <w:r w:rsidR="0049542A" w:rsidRPr="00104304">
        <w:rPr>
          <w:rFonts w:ascii="Garamond" w:hAnsi="Garamond"/>
          <w:b/>
        </w:rPr>
        <w:t>Experimental Stimuli</w:t>
      </w:r>
    </w:p>
    <w:p w14:paraId="5B2ABBB2" w14:textId="77777777" w:rsidR="0049542A" w:rsidRPr="00104304" w:rsidRDefault="0049542A" w:rsidP="004E22B4">
      <w:pPr>
        <w:rPr>
          <w:rFonts w:ascii="Garamond" w:hAnsi="Garamond"/>
        </w:rPr>
      </w:pPr>
    </w:p>
    <w:p w14:paraId="4E50FE99" w14:textId="4EFDE571" w:rsidR="00291AE4" w:rsidRPr="001C1F51" w:rsidRDefault="00B9596C" w:rsidP="00291AE4">
      <w:pPr>
        <w:tabs>
          <w:tab w:val="left" w:pos="450"/>
        </w:tabs>
        <w:rPr>
          <w:rFonts w:ascii="Garamond" w:hAnsi="Garamond"/>
          <w:i/>
        </w:rPr>
      </w:pPr>
      <w:r>
        <w:rPr>
          <w:rFonts w:ascii="Garamond" w:hAnsi="Garamond"/>
          <w:i/>
        </w:rPr>
        <w:t>Accuracy Incentive</w:t>
      </w:r>
      <w:r w:rsidR="00291AE4" w:rsidRPr="001C1F51">
        <w:rPr>
          <w:rFonts w:ascii="Garamond" w:hAnsi="Garamond"/>
          <w:i/>
        </w:rPr>
        <w:t>:</w:t>
      </w:r>
    </w:p>
    <w:p w14:paraId="1444215B" w14:textId="6FDF97DE" w:rsidR="00291AE4" w:rsidRDefault="00D61F78" w:rsidP="00291AE4">
      <w:pPr>
        <w:spacing w:afterLines="100" w:after="240"/>
        <w:ind w:rightChars="100" w:right="240"/>
        <w:rPr>
          <w:rFonts w:ascii="Garamond" w:hAnsi="Garamond"/>
        </w:rPr>
      </w:pPr>
      <w:r>
        <w:rPr>
          <w:rFonts w:ascii="Garamond" w:hAnsi="Garamond"/>
        </w:rPr>
        <w:t xml:space="preserve">We will pay you extra </w:t>
      </w:r>
      <w:r w:rsidR="00B602B9">
        <w:rPr>
          <w:rFonts w:ascii="Garamond" w:hAnsi="Garamond"/>
        </w:rPr>
        <w:t xml:space="preserve">money </w:t>
      </w:r>
      <w:r w:rsidR="00291AE4" w:rsidRPr="009371EF">
        <w:rPr>
          <w:rFonts w:ascii="Garamond" w:hAnsi="Garamond"/>
        </w:rPr>
        <w:t>for answering questions correctly. You will earn</w:t>
      </w:r>
      <w:r w:rsidR="00A71FD8">
        <w:rPr>
          <w:rFonts w:ascii="Garamond" w:hAnsi="Garamond"/>
        </w:rPr>
        <w:t xml:space="preserve"> an extra</w:t>
      </w:r>
      <w:r w:rsidR="00291AE4" w:rsidRPr="009371EF">
        <w:rPr>
          <w:rFonts w:ascii="Garamond" w:hAnsi="Garamond"/>
        </w:rPr>
        <w:t xml:space="preserve"> </w:t>
      </w:r>
      <w:r w:rsidR="00291AE4">
        <w:rPr>
          <w:rFonts w:ascii="Garamond" w:hAnsi="Garamond"/>
        </w:rPr>
        <w:t>X</w:t>
      </w:r>
      <w:r w:rsidR="00291AE4" w:rsidRPr="009371EF">
        <w:rPr>
          <w:rFonts w:ascii="Garamond" w:hAnsi="Garamond"/>
        </w:rPr>
        <w:t xml:space="preserve"> for every correct answer you give. So, if you answer 3 of the </w:t>
      </w:r>
      <w:r w:rsidR="00291AE4">
        <w:rPr>
          <w:rFonts w:ascii="Garamond" w:hAnsi="Garamond"/>
        </w:rPr>
        <w:t>Y</w:t>
      </w:r>
      <w:r w:rsidR="00291AE4" w:rsidRPr="009371EF">
        <w:rPr>
          <w:rFonts w:ascii="Garamond" w:hAnsi="Garamond"/>
        </w:rPr>
        <w:t xml:space="preserve"> questions correctly, you will earn </w:t>
      </w:r>
      <w:r w:rsidR="00291AE4">
        <w:rPr>
          <w:rFonts w:ascii="Garamond" w:hAnsi="Garamond"/>
        </w:rPr>
        <w:t>Z</w:t>
      </w:r>
      <w:r w:rsidR="00291AE4" w:rsidRPr="009371EF">
        <w:rPr>
          <w:rFonts w:ascii="Garamond" w:hAnsi="Garamond"/>
        </w:rPr>
        <w:t xml:space="preserve">. If you answer all </w:t>
      </w:r>
      <w:r w:rsidR="00291AE4">
        <w:rPr>
          <w:rFonts w:ascii="Garamond" w:hAnsi="Garamond"/>
        </w:rPr>
        <w:t>Y</w:t>
      </w:r>
      <w:r w:rsidR="00291AE4" w:rsidRPr="009371EF">
        <w:rPr>
          <w:rFonts w:ascii="Garamond" w:hAnsi="Garamond"/>
        </w:rPr>
        <w:t xml:space="preserve"> questions correctly, you will earn </w:t>
      </w:r>
      <w:r w:rsidR="00291AE4">
        <w:rPr>
          <w:rFonts w:ascii="Garamond" w:hAnsi="Garamond"/>
        </w:rPr>
        <w:t>W</w:t>
      </w:r>
      <w:r w:rsidR="00291AE4" w:rsidRPr="009371EF">
        <w:rPr>
          <w:rFonts w:ascii="Garamond" w:hAnsi="Garamond"/>
        </w:rPr>
        <w:t xml:space="preserve">. The more questions you answer correctly, the more you will earn. </w:t>
      </w:r>
      <w:r w:rsidR="006344CF">
        <w:rPr>
          <w:rFonts w:ascii="Garamond" w:hAnsi="Garamond"/>
        </w:rPr>
        <w:t xml:space="preserve">This will be in addition to what you make for performing this </w:t>
      </w:r>
      <w:r w:rsidR="00881B41">
        <w:rPr>
          <w:rFonts w:ascii="Garamond" w:hAnsi="Garamond"/>
        </w:rPr>
        <w:t>task</w:t>
      </w:r>
      <w:r w:rsidR="006344CF">
        <w:rPr>
          <w:rFonts w:ascii="Garamond" w:hAnsi="Garamond"/>
        </w:rPr>
        <w:t xml:space="preserve">. </w:t>
      </w:r>
      <w:r w:rsidR="00291AE4" w:rsidRPr="009371EF">
        <w:rPr>
          <w:rFonts w:ascii="Garamond" w:hAnsi="Garamond"/>
        </w:rPr>
        <w:t>At the end of this study, you will see a summary of how many questions you answered correctly.</w:t>
      </w:r>
    </w:p>
    <w:p w14:paraId="7BF00C44" w14:textId="77777777" w:rsidR="00403E12" w:rsidRPr="00403E12" w:rsidRDefault="00403E12" w:rsidP="00104304">
      <w:pPr>
        <w:tabs>
          <w:tab w:val="left" w:pos="450"/>
        </w:tabs>
        <w:rPr>
          <w:rFonts w:ascii="Garamond" w:hAnsi="Garamond"/>
          <w:i/>
        </w:rPr>
      </w:pPr>
      <w:r w:rsidRPr="00403E12">
        <w:rPr>
          <w:rFonts w:ascii="Garamond" w:hAnsi="Garamond"/>
          <w:i/>
        </w:rPr>
        <w:t>Common Instructions:</w:t>
      </w:r>
    </w:p>
    <w:p w14:paraId="10F1D17B" w14:textId="532A147C" w:rsidR="00104304" w:rsidRDefault="00104304" w:rsidP="00104304">
      <w:pPr>
        <w:tabs>
          <w:tab w:val="left" w:pos="450"/>
        </w:tabs>
        <w:rPr>
          <w:rFonts w:ascii="Garamond" w:hAnsi="Garamond"/>
        </w:rPr>
      </w:pPr>
      <w:r>
        <w:rPr>
          <w:rFonts w:ascii="Garamond" w:hAnsi="Garamond"/>
        </w:rPr>
        <w:t xml:space="preserve">A </w:t>
      </w:r>
      <w:r w:rsidRPr="00104304">
        <w:rPr>
          <w:rFonts w:ascii="Garamond" w:hAnsi="Garamond"/>
        </w:rPr>
        <w:t>city government was trying to decide whether to pass a law banning private citizens from carrying concealed handguns in public.</w:t>
      </w:r>
      <w:r>
        <w:rPr>
          <w:rFonts w:ascii="Garamond" w:hAnsi="Garamond"/>
        </w:rPr>
        <w:t xml:space="preserve"> </w:t>
      </w:r>
      <w:r w:rsidRPr="00104304">
        <w:rPr>
          <w:rFonts w:ascii="Garamond" w:hAnsi="Garamond"/>
        </w:rPr>
        <w:t>Government officials</w:t>
      </w:r>
      <w:r>
        <w:rPr>
          <w:rFonts w:ascii="Garamond" w:hAnsi="Garamond"/>
        </w:rPr>
        <w:t xml:space="preserve"> were </w:t>
      </w:r>
      <w:r w:rsidRPr="00104304">
        <w:rPr>
          <w:rFonts w:ascii="Garamond" w:hAnsi="Garamond"/>
        </w:rPr>
        <w:t>unsure</w:t>
      </w:r>
      <w:r>
        <w:rPr>
          <w:rFonts w:ascii="Garamond" w:hAnsi="Garamond"/>
        </w:rPr>
        <w:t xml:space="preserve"> </w:t>
      </w:r>
      <w:r w:rsidRPr="00104304">
        <w:rPr>
          <w:rFonts w:ascii="Garamond" w:hAnsi="Garamond"/>
        </w:rPr>
        <w:t xml:space="preserve">whether the law </w:t>
      </w:r>
      <w:r w:rsidR="001909B6">
        <w:rPr>
          <w:rFonts w:ascii="Garamond" w:hAnsi="Garamond"/>
        </w:rPr>
        <w:t>would</w:t>
      </w:r>
      <w:r w:rsidRPr="00104304">
        <w:rPr>
          <w:rFonts w:ascii="Garamond" w:hAnsi="Garamond"/>
        </w:rPr>
        <w:t xml:space="preserve"> be more likely to decrease crime by reducing the number of people carrying weapons or increase crime by making it harder for law-abiding citizens to defend themselves from violent criminals.</w:t>
      </w:r>
      <w:r w:rsidR="00244F16">
        <w:rPr>
          <w:rFonts w:ascii="Garamond" w:hAnsi="Garamond"/>
        </w:rPr>
        <w:t xml:space="preserve"> </w:t>
      </w:r>
      <w:r w:rsidRPr="00104304">
        <w:rPr>
          <w:rFonts w:ascii="Garamond" w:hAnsi="Garamond"/>
        </w:rPr>
        <w:t xml:space="preserve">To address this question, researchers divided cities into two groups: one consisting of cities that had recently enacted bans on concealed weapons and another that had no such bans. They then observed the </w:t>
      </w:r>
      <w:r w:rsidRPr="00104304">
        <w:rPr>
          <w:rFonts w:ascii="Garamond" w:hAnsi="Garamond"/>
        </w:rPr>
        <w:lastRenderedPageBreak/>
        <w:t>number of cities that experienced decreases in crime and those that experienced increases in crime</w:t>
      </w:r>
      <w:r w:rsidR="00244F16">
        <w:rPr>
          <w:rFonts w:ascii="Garamond" w:hAnsi="Garamond"/>
        </w:rPr>
        <w:t xml:space="preserve"> </w:t>
      </w:r>
      <w:r w:rsidRPr="00104304">
        <w:rPr>
          <w:rFonts w:ascii="Garamond" w:hAnsi="Garamond"/>
        </w:rPr>
        <w:t>in the next year.</w:t>
      </w:r>
      <w:r w:rsidR="001909B6">
        <w:rPr>
          <w:rFonts w:ascii="Garamond" w:hAnsi="Garamond"/>
        </w:rPr>
        <w:t xml:space="preserve"> Here are the results of the study</w:t>
      </w:r>
      <w:r w:rsidR="00613953">
        <w:rPr>
          <w:rFonts w:ascii="Garamond" w:hAnsi="Garamond"/>
        </w:rPr>
        <w:t>…</w:t>
      </w:r>
    </w:p>
    <w:p w14:paraId="14A64627" w14:textId="4B667AFC" w:rsidR="00863A15" w:rsidRPr="00FD1AD6" w:rsidRDefault="00863A15">
      <w:pPr>
        <w:rPr>
          <w:rFonts w:ascii="Garamond" w:hAnsi="Garamond"/>
        </w:rPr>
      </w:pPr>
    </w:p>
    <w:p w14:paraId="723D9CB1" w14:textId="7D3C7D77" w:rsidR="005F46E7" w:rsidRPr="004C73E8" w:rsidRDefault="00026D01" w:rsidP="004C73E8">
      <w:pPr>
        <w:tabs>
          <w:tab w:val="left" w:pos="450"/>
        </w:tabs>
        <w:rPr>
          <w:rFonts w:ascii="Garamond" w:hAnsi="Garamond"/>
          <w:i/>
        </w:rPr>
      </w:pPr>
      <w:commentRangeStart w:id="65"/>
      <w:r w:rsidRPr="00026D01">
        <w:rPr>
          <w:rFonts w:ascii="Garamond" w:hAnsi="Garamond"/>
          <w:i/>
        </w:rPr>
        <w:t>Experimental Stimuli:</w:t>
      </w:r>
      <w:commentRangeEnd w:id="65"/>
      <w:r w:rsidR="00CB3F7F">
        <w:rPr>
          <w:rStyle w:val="CommentReference"/>
        </w:rPr>
        <w:commentReference w:id="65"/>
      </w:r>
    </w:p>
    <w:p w14:paraId="614625BE" w14:textId="1F65C7D9" w:rsidR="005302AD" w:rsidRPr="00104304" w:rsidRDefault="005A4A06" w:rsidP="00104304">
      <w:pPr>
        <w:outlineLvl w:val="0"/>
        <w:rPr>
          <w:rFonts w:ascii="Garamond" w:hAnsi="Garamond"/>
        </w:rPr>
      </w:pPr>
      <w:r>
        <w:rPr>
          <w:rFonts w:ascii="Garamond" w:hAnsi="Garamond"/>
        </w:rPr>
        <w:t xml:space="preserve">1. </w:t>
      </w:r>
      <w:r w:rsidR="00424E15">
        <w:rPr>
          <w:rFonts w:ascii="Garamond" w:hAnsi="Garamond"/>
        </w:rPr>
        <w:t xml:space="preserve">Easy &amp; Democrat </w:t>
      </w:r>
      <w:r w:rsidR="00C027E1">
        <w:rPr>
          <w:rFonts w:ascii="Garamond" w:hAnsi="Garamond"/>
        </w:rPr>
        <w:t>Congenial</w:t>
      </w:r>
    </w:p>
    <w:tbl>
      <w:tblPr>
        <w:tblStyle w:val="TableGrid"/>
        <w:tblW w:w="0" w:type="auto"/>
        <w:tblLook w:val="0420" w:firstRow="1" w:lastRow="0" w:firstColumn="0" w:lastColumn="0" w:noHBand="0" w:noVBand="1"/>
      </w:tblPr>
      <w:tblGrid>
        <w:gridCol w:w="3168"/>
        <w:gridCol w:w="2064"/>
        <w:gridCol w:w="1986"/>
      </w:tblGrid>
      <w:tr w:rsidR="00652583" w:rsidRPr="00104304" w14:paraId="47CD45CB" w14:textId="77777777" w:rsidTr="00311EF0">
        <w:trPr>
          <w:trHeight w:val="720"/>
        </w:trPr>
        <w:tc>
          <w:tcPr>
            <w:tcW w:w="3168" w:type="dxa"/>
            <w:hideMark/>
          </w:tcPr>
          <w:p w14:paraId="5A427508" w14:textId="77777777" w:rsidR="004E22B4" w:rsidRPr="00041CD6" w:rsidRDefault="004E22B4" w:rsidP="004E22B4">
            <w:pPr>
              <w:rPr>
                <w:rFonts w:ascii="Garamond" w:hAnsi="Garamond"/>
              </w:rPr>
            </w:pPr>
          </w:p>
        </w:tc>
        <w:tc>
          <w:tcPr>
            <w:tcW w:w="2064" w:type="dxa"/>
            <w:hideMark/>
          </w:tcPr>
          <w:p w14:paraId="4290AC9E" w14:textId="311B041A" w:rsidR="005A4A06" w:rsidRPr="00041CD6" w:rsidRDefault="007B590C" w:rsidP="004E22B4">
            <w:pPr>
              <w:rPr>
                <w:rFonts w:ascii="Garamond" w:hAnsi="Garamond"/>
              </w:rPr>
            </w:pPr>
            <w:r>
              <w:rPr>
                <w:rFonts w:ascii="Garamond" w:hAnsi="Garamond"/>
                <w:bCs/>
              </w:rPr>
              <w:t>Increase</w:t>
            </w:r>
            <w:r w:rsidR="00652583">
              <w:rPr>
                <w:rFonts w:ascii="Garamond" w:hAnsi="Garamond"/>
                <w:bCs/>
              </w:rPr>
              <w:t xml:space="preserve"> in crime</w:t>
            </w:r>
          </w:p>
        </w:tc>
        <w:tc>
          <w:tcPr>
            <w:tcW w:w="1986" w:type="dxa"/>
            <w:hideMark/>
          </w:tcPr>
          <w:p w14:paraId="433AF4C7" w14:textId="1BD0E4E7" w:rsidR="005A4A06" w:rsidRPr="00041CD6" w:rsidRDefault="007B590C" w:rsidP="007B590C">
            <w:pPr>
              <w:rPr>
                <w:rFonts w:ascii="Garamond" w:hAnsi="Garamond"/>
              </w:rPr>
            </w:pPr>
            <w:r>
              <w:rPr>
                <w:rFonts w:ascii="Garamond" w:hAnsi="Garamond"/>
                <w:bCs/>
              </w:rPr>
              <w:t>De</w:t>
            </w:r>
            <w:r w:rsidR="00652583">
              <w:rPr>
                <w:rFonts w:ascii="Garamond" w:hAnsi="Garamond"/>
                <w:bCs/>
              </w:rPr>
              <w:t>crease in crime</w:t>
            </w:r>
          </w:p>
        </w:tc>
      </w:tr>
      <w:tr w:rsidR="00652583" w:rsidRPr="00104304" w14:paraId="0CBC4F8A" w14:textId="77777777" w:rsidTr="00311EF0">
        <w:trPr>
          <w:trHeight w:val="720"/>
        </w:trPr>
        <w:tc>
          <w:tcPr>
            <w:tcW w:w="3168" w:type="dxa"/>
            <w:hideMark/>
          </w:tcPr>
          <w:p w14:paraId="28FB4BDF" w14:textId="2D01335A" w:rsidR="005A4A06" w:rsidRPr="00041CD6" w:rsidRDefault="00041CD6" w:rsidP="004E22B4">
            <w:pPr>
              <w:rPr>
                <w:rFonts w:ascii="Garamond" w:hAnsi="Garamond"/>
              </w:rPr>
            </w:pPr>
            <w:r w:rsidRPr="00041CD6">
              <w:rPr>
                <w:rFonts w:ascii="Garamond" w:hAnsi="Garamond"/>
              </w:rPr>
              <w:t xml:space="preserve">Cities that </w:t>
            </w:r>
            <w:r w:rsidRPr="00041CD6">
              <w:rPr>
                <w:rFonts w:ascii="Garamond" w:hAnsi="Garamond"/>
                <w:u w:val="single"/>
              </w:rPr>
              <w:t>did</w:t>
            </w:r>
            <w:r w:rsidRPr="00041CD6">
              <w:rPr>
                <w:rFonts w:ascii="Garamond" w:hAnsi="Garamond"/>
              </w:rPr>
              <w:t xml:space="preserve"> ban</w:t>
            </w:r>
            <w:r>
              <w:rPr>
                <w:rFonts w:ascii="Garamond" w:hAnsi="Garamond"/>
              </w:rPr>
              <w:t xml:space="preserve"> carrying</w:t>
            </w:r>
            <w:r w:rsidRPr="00041CD6">
              <w:rPr>
                <w:rFonts w:ascii="Garamond" w:hAnsi="Garamond"/>
              </w:rPr>
              <w:t xml:space="preserve"> concealed handguns in public</w:t>
            </w:r>
          </w:p>
        </w:tc>
        <w:tc>
          <w:tcPr>
            <w:tcW w:w="2064" w:type="dxa"/>
            <w:hideMark/>
          </w:tcPr>
          <w:p w14:paraId="4B9A7CA8" w14:textId="7042C940" w:rsidR="005A4A06" w:rsidRPr="00041CD6" w:rsidRDefault="00626A63" w:rsidP="004E22B4">
            <w:pPr>
              <w:rPr>
                <w:rFonts w:ascii="Garamond" w:hAnsi="Garamond"/>
              </w:rPr>
            </w:pPr>
            <w:r w:rsidRPr="00041CD6">
              <w:rPr>
                <w:rFonts w:ascii="Garamond" w:hAnsi="Garamond"/>
              </w:rPr>
              <w:t>107</w:t>
            </w:r>
            <w:r w:rsidR="004E22B4" w:rsidRPr="00041CD6">
              <w:rPr>
                <w:rFonts w:ascii="Garamond" w:hAnsi="Garamond"/>
              </w:rPr>
              <w:t xml:space="preserve"> cities</w:t>
            </w:r>
          </w:p>
        </w:tc>
        <w:tc>
          <w:tcPr>
            <w:tcW w:w="1986" w:type="dxa"/>
            <w:hideMark/>
          </w:tcPr>
          <w:p w14:paraId="00AD2049" w14:textId="77777777" w:rsidR="005A4A06" w:rsidRPr="00041CD6" w:rsidRDefault="004E22B4" w:rsidP="004E22B4">
            <w:pPr>
              <w:rPr>
                <w:rFonts w:ascii="Garamond" w:hAnsi="Garamond"/>
              </w:rPr>
            </w:pPr>
            <w:r w:rsidRPr="00041CD6">
              <w:rPr>
                <w:rFonts w:ascii="Garamond" w:hAnsi="Garamond"/>
              </w:rPr>
              <w:t>75 cities</w:t>
            </w:r>
          </w:p>
        </w:tc>
      </w:tr>
      <w:tr w:rsidR="00652583" w:rsidRPr="00104304" w14:paraId="48BD77E3" w14:textId="77777777" w:rsidTr="00311EF0">
        <w:trPr>
          <w:trHeight w:val="720"/>
        </w:trPr>
        <w:tc>
          <w:tcPr>
            <w:tcW w:w="3168" w:type="dxa"/>
            <w:hideMark/>
          </w:tcPr>
          <w:p w14:paraId="2F440B65" w14:textId="221BC316" w:rsidR="00041CD6" w:rsidRPr="00041CD6" w:rsidRDefault="00041CD6" w:rsidP="004E22B4">
            <w:pPr>
              <w:rPr>
                <w:rFonts w:ascii="Garamond" w:hAnsi="Garamond"/>
              </w:rPr>
            </w:pPr>
            <w:r w:rsidRPr="00041CD6">
              <w:rPr>
                <w:rFonts w:ascii="Garamond" w:hAnsi="Garamond"/>
              </w:rPr>
              <w:t xml:space="preserve">Cities that </w:t>
            </w:r>
            <w:r w:rsidRPr="00041CD6">
              <w:rPr>
                <w:rFonts w:ascii="Garamond" w:hAnsi="Garamond"/>
                <w:u w:val="single"/>
              </w:rPr>
              <w:t>di</w:t>
            </w:r>
            <w:r>
              <w:rPr>
                <w:rFonts w:ascii="Garamond" w:hAnsi="Garamond"/>
                <w:u w:val="single"/>
              </w:rPr>
              <w:t>d</w:t>
            </w:r>
            <w:r w:rsidR="00CF22F3">
              <w:rPr>
                <w:rFonts w:ascii="Garamond" w:hAnsi="Garamond"/>
                <w:u w:val="single"/>
              </w:rPr>
              <w:t xml:space="preserve"> not</w:t>
            </w:r>
            <w:r w:rsidRPr="00041CD6">
              <w:rPr>
                <w:rFonts w:ascii="Garamond" w:hAnsi="Garamond"/>
              </w:rPr>
              <w:t xml:space="preserve"> ban</w:t>
            </w:r>
            <w:r>
              <w:rPr>
                <w:rFonts w:ascii="Garamond" w:hAnsi="Garamond"/>
              </w:rPr>
              <w:t xml:space="preserve"> carrying</w:t>
            </w:r>
            <w:r w:rsidRPr="00041CD6">
              <w:rPr>
                <w:rFonts w:ascii="Garamond" w:hAnsi="Garamond"/>
              </w:rPr>
              <w:t xml:space="preserve"> concealed handguns in public</w:t>
            </w:r>
          </w:p>
        </w:tc>
        <w:tc>
          <w:tcPr>
            <w:tcW w:w="2064" w:type="dxa"/>
            <w:hideMark/>
          </w:tcPr>
          <w:p w14:paraId="6075F1C0" w14:textId="35DCC7F6" w:rsidR="00041CD6" w:rsidRPr="00041CD6" w:rsidRDefault="00041CD6" w:rsidP="004E22B4">
            <w:pPr>
              <w:rPr>
                <w:rFonts w:ascii="Garamond" w:hAnsi="Garamond"/>
              </w:rPr>
            </w:pPr>
            <w:r w:rsidRPr="00041CD6">
              <w:rPr>
                <w:rFonts w:ascii="Garamond" w:hAnsi="Garamond"/>
              </w:rPr>
              <w:t>223 cities</w:t>
            </w:r>
          </w:p>
        </w:tc>
        <w:tc>
          <w:tcPr>
            <w:tcW w:w="1986" w:type="dxa"/>
            <w:hideMark/>
          </w:tcPr>
          <w:p w14:paraId="27C842F5" w14:textId="77777777" w:rsidR="00041CD6" w:rsidRPr="00041CD6" w:rsidRDefault="00041CD6" w:rsidP="004E22B4">
            <w:pPr>
              <w:rPr>
                <w:rFonts w:ascii="Garamond" w:hAnsi="Garamond"/>
              </w:rPr>
            </w:pPr>
            <w:r w:rsidRPr="00041CD6">
              <w:rPr>
                <w:rFonts w:ascii="Garamond" w:hAnsi="Garamond"/>
              </w:rPr>
              <w:t>21 cities</w:t>
            </w:r>
          </w:p>
        </w:tc>
      </w:tr>
    </w:tbl>
    <w:p w14:paraId="27AD12DD" w14:textId="77777777" w:rsidR="00D028A9" w:rsidRPr="00104304" w:rsidRDefault="00D028A9">
      <w:pPr>
        <w:rPr>
          <w:rFonts w:ascii="Garamond" w:hAnsi="Garamond"/>
        </w:rPr>
      </w:pPr>
    </w:p>
    <w:p w14:paraId="1488274C" w14:textId="222C2063" w:rsidR="00424E15" w:rsidRPr="00104304" w:rsidRDefault="00B07869" w:rsidP="00424E15">
      <w:pPr>
        <w:outlineLvl w:val="0"/>
        <w:rPr>
          <w:rFonts w:ascii="Garamond" w:hAnsi="Garamond"/>
        </w:rPr>
      </w:pPr>
      <w:r>
        <w:rPr>
          <w:rFonts w:ascii="Garamond" w:hAnsi="Garamond"/>
        </w:rPr>
        <w:t xml:space="preserve">2. </w:t>
      </w:r>
      <w:r w:rsidR="00424E15">
        <w:rPr>
          <w:rFonts w:ascii="Garamond" w:hAnsi="Garamond"/>
        </w:rPr>
        <w:t>Easy</w:t>
      </w:r>
      <w:r w:rsidR="00C027E1">
        <w:rPr>
          <w:rFonts w:ascii="Garamond" w:hAnsi="Garamond"/>
        </w:rPr>
        <w:t xml:space="preserve"> &amp; </w:t>
      </w:r>
      <w:r w:rsidR="00424E15">
        <w:rPr>
          <w:rFonts w:ascii="Garamond" w:hAnsi="Garamond"/>
        </w:rPr>
        <w:t>Republican Congenial</w:t>
      </w:r>
    </w:p>
    <w:tbl>
      <w:tblPr>
        <w:tblStyle w:val="TableGrid"/>
        <w:tblW w:w="0" w:type="auto"/>
        <w:tblLook w:val="0420" w:firstRow="1" w:lastRow="0" w:firstColumn="0" w:lastColumn="0" w:noHBand="0" w:noVBand="1"/>
      </w:tblPr>
      <w:tblGrid>
        <w:gridCol w:w="3168"/>
        <w:gridCol w:w="2064"/>
        <w:gridCol w:w="1986"/>
      </w:tblGrid>
      <w:tr w:rsidR="00424E15" w:rsidRPr="00104304" w14:paraId="1B0CCCBE" w14:textId="77777777" w:rsidTr="005A4A06">
        <w:trPr>
          <w:trHeight w:val="720"/>
        </w:trPr>
        <w:tc>
          <w:tcPr>
            <w:tcW w:w="3168" w:type="dxa"/>
            <w:hideMark/>
          </w:tcPr>
          <w:p w14:paraId="46584A7A" w14:textId="77777777" w:rsidR="00424E15" w:rsidRPr="00041CD6" w:rsidRDefault="00424E15" w:rsidP="005A4A06">
            <w:pPr>
              <w:rPr>
                <w:rFonts w:ascii="Garamond" w:hAnsi="Garamond"/>
              </w:rPr>
            </w:pPr>
          </w:p>
        </w:tc>
        <w:tc>
          <w:tcPr>
            <w:tcW w:w="2064" w:type="dxa"/>
            <w:hideMark/>
          </w:tcPr>
          <w:p w14:paraId="442E092E" w14:textId="5D4E41C6" w:rsidR="00424E15" w:rsidRPr="00041CD6" w:rsidRDefault="00780AA5" w:rsidP="005A4A06">
            <w:pPr>
              <w:rPr>
                <w:rFonts w:ascii="Garamond" w:hAnsi="Garamond"/>
              </w:rPr>
            </w:pPr>
            <w:r>
              <w:rPr>
                <w:rFonts w:ascii="Garamond" w:hAnsi="Garamond"/>
                <w:bCs/>
              </w:rPr>
              <w:t>De</w:t>
            </w:r>
            <w:r w:rsidR="00171197">
              <w:rPr>
                <w:rFonts w:ascii="Garamond" w:hAnsi="Garamond"/>
                <w:bCs/>
              </w:rPr>
              <w:t>crease</w:t>
            </w:r>
            <w:r w:rsidR="00424E15">
              <w:rPr>
                <w:rFonts w:ascii="Garamond" w:hAnsi="Garamond"/>
                <w:bCs/>
              </w:rPr>
              <w:t xml:space="preserve"> in crime</w:t>
            </w:r>
          </w:p>
        </w:tc>
        <w:tc>
          <w:tcPr>
            <w:tcW w:w="1986" w:type="dxa"/>
            <w:hideMark/>
          </w:tcPr>
          <w:p w14:paraId="352301E7" w14:textId="51108E01" w:rsidR="00424E15" w:rsidRPr="00041CD6" w:rsidRDefault="00780AA5" w:rsidP="005A4A06">
            <w:pPr>
              <w:rPr>
                <w:rFonts w:ascii="Garamond" w:hAnsi="Garamond"/>
              </w:rPr>
            </w:pPr>
            <w:r>
              <w:rPr>
                <w:rFonts w:ascii="Garamond" w:hAnsi="Garamond"/>
                <w:bCs/>
              </w:rPr>
              <w:t>In</w:t>
            </w:r>
            <w:r w:rsidR="00171197">
              <w:rPr>
                <w:rFonts w:ascii="Garamond" w:hAnsi="Garamond"/>
                <w:bCs/>
              </w:rPr>
              <w:t>crease</w:t>
            </w:r>
            <w:r w:rsidR="00424E15">
              <w:rPr>
                <w:rFonts w:ascii="Garamond" w:hAnsi="Garamond"/>
                <w:bCs/>
              </w:rPr>
              <w:t xml:space="preserve"> in crime</w:t>
            </w:r>
          </w:p>
        </w:tc>
      </w:tr>
      <w:tr w:rsidR="00424E15" w:rsidRPr="00104304" w14:paraId="436E0AAC" w14:textId="77777777" w:rsidTr="005A4A06">
        <w:trPr>
          <w:trHeight w:val="720"/>
        </w:trPr>
        <w:tc>
          <w:tcPr>
            <w:tcW w:w="3168" w:type="dxa"/>
            <w:hideMark/>
          </w:tcPr>
          <w:p w14:paraId="551755FC" w14:textId="77777777" w:rsidR="00424E15" w:rsidRPr="00041CD6" w:rsidRDefault="00424E15" w:rsidP="005A4A06">
            <w:pPr>
              <w:rPr>
                <w:rFonts w:ascii="Garamond" w:hAnsi="Garamond"/>
              </w:rPr>
            </w:pPr>
            <w:r w:rsidRPr="00041CD6">
              <w:rPr>
                <w:rFonts w:ascii="Garamond" w:hAnsi="Garamond"/>
              </w:rPr>
              <w:t xml:space="preserve">Cities that </w:t>
            </w:r>
            <w:r w:rsidRPr="00041CD6">
              <w:rPr>
                <w:rFonts w:ascii="Garamond" w:hAnsi="Garamond"/>
                <w:u w:val="single"/>
              </w:rPr>
              <w:t>did</w:t>
            </w:r>
            <w:r w:rsidRPr="00041CD6">
              <w:rPr>
                <w:rFonts w:ascii="Garamond" w:hAnsi="Garamond"/>
              </w:rPr>
              <w:t xml:space="preserve"> ban</w:t>
            </w:r>
            <w:r>
              <w:rPr>
                <w:rFonts w:ascii="Garamond" w:hAnsi="Garamond"/>
              </w:rPr>
              <w:t xml:space="preserve"> carrying</w:t>
            </w:r>
            <w:r w:rsidRPr="00041CD6">
              <w:rPr>
                <w:rFonts w:ascii="Garamond" w:hAnsi="Garamond"/>
              </w:rPr>
              <w:t xml:space="preserve"> concealed handguns in public</w:t>
            </w:r>
          </w:p>
        </w:tc>
        <w:tc>
          <w:tcPr>
            <w:tcW w:w="2064" w:type="dxa"/>
            <w:hideMark/>
          </w:tcPr>
          <w:p w14:paraId="7B4A90E4" w14:textId="77777777" w:rsidR="00424E15" w:rsidRPr="00041CD6" w:rsidRDefault="00424E15" w:rsidP="005A4A06">
            <w:pPr>
              <w:rPr>
                <w:rFonts w:ascii="Garamond" w:hAnsi="Garamond"/>
              </w:rPr>
            </w:pPr>
            <w:r w:rsidRPr="00041CD6">
              <w:rPr>
                <w:rFonts w:ascii="Garamond" w:hAnsi="Garamond"/>
              </w:rPr>
              <w:t>107 cities</w:t>
            </w:r>
          </w:p>
        </w:tc>
        <w:tc>
          <w:tcPr>
            <w:tcW w:w="1986" w:type="dxa"/>
            <w:hideMark/>
          </w:tcPr>
          <w:p w14:paraId="76A56DB1" w14:textId="77777777" w:rsidR="00424E15" w:rsidRPr="00041CD6" w:rsidRDefault="00424E15" w:rsidP="005A4A06">
            <w:pPr>
              <w:rPr>
                <w:rFonts w:ascii="Garamond" w:hAnsi="Garamond"/>
              </w:rPr>
            </w:pPr>
            <w:r w:rsidRPr="00041CD6">
              <w:rPr>
                <w:rFonts w:ascii="Garamond" w:hAnsi="Garamond"/>
              </w:rPr>
              <w:t>75 cities</w:t>
            </w:r>
          </w:p>
        </w:tc>
      </w:tr>
      <w:tr w:rsidR="00424E15" w:rsidRPr="00104304" w14:paraId="152B5DA4" w14:textId="77777777" w:rsidTr="005A4A06">
        <w:trPr>
          <w:trHeight w:val="720"/>
        </w:trPr>
        <w:tc>
          <w:tcPr>
            <w:tcW w:w="3168" w:type="dxa"/>
            <w:hideMark/>
          </w:tcPr>
          <w:p w14:paraId="6F9C4D8F" w14:textId="77777777" w:rsidR="00424E15" w:rsidRPr="00041CD6" w:rsidRDefault="00424E15" w:rsidP="005A4A06">
            <w:pPr>
              <w:rPr>
                <w:rFonts w:ascii="Garamond" w:hAnsi="Garamond"/>
              </w:rPr>
            </w:pPr>
            <w:r w:rsidRPr="00041CD6">
              <w:rPr>
                <w:rFonts w:ascii="Garamond" w:hAnsi="Garamond"/>
              </w:rPr>
              <w:t xml:space="preserve">Cities that </w:t>
            </w:r>
            <w:r w:rsidRPr="00041CD6">
              <w:rPr>
                <w:rFonts w:ascii="Garamond" w:hAnsi="Garamond"/>
                <w:u w:val="single"/>
              </w:rPr>
              <w:t>di</w:t>
            </w:r>
            <w:r>
              <w:rPr>
                <w:rFonts w:ascii="Garamond" w:hAnsi="Garamond"/>
                <w:u w:val="single"/>
              </w:rPr>
              <w:t>d not</w:t>
            </w:r>
            <w:r w:rsidRPr="00041CD6">
              <w:rPr>
                <w:rFonts w:ascii="Garamond" w:hAnsi="Garamond"/>
              </w:rPr>
              <w:t xml:space="preserve"> ban</w:t>
            </w:r>
            <w:r>
              <w:rPr>
                <w:rFonts w:ascii="Garamond" w:hAnsi="Garamond"/>
              </w:rPr>
              <w:t xml:space="preserve"> carrying</w:t>
            </w:r>
            <w:r w:rsidRPr="00041CD6">
              <w:rPr>
                <w:rFonts w:ascii="Garamond" w:hAnsi="Garamond"/>
              </w:rPr>
              <w:t xml:space="preserve"> concealed handguns in public</w:t>
            </w:r>
          </w:p>
        </w:tc>
        <w:tc>
          <w:tcPr>
            <w:tcW w:w="2064" w:type="dxa"/>
            <w:hideMark/>
          </w:tcPr>
          <w:p w14:paraId="5A58686D" w14:textId="77777777" w:rsidR="00424E15" w:rsidRPr="00041CD6" w:rsidRDefault="00424E15" w:rsidP="005A4A06">
            <w:pPr>
              <w:rPr>
                <w:rFonts w:ascii="Garamond" w:hAnsi="Garamond"/>
              </w:rPr>
            </w:pPr>
            <w:r w:rsidRPr="00041CD6">
              <w:rPr>
                <w:rFonts w:ascii="Garamond" w:hAnsi="Garamond"/>
              </w:rPr>
              <w:t>223 cities</w:t>
            </w:r>
          </w:p>
        </w:tc>
        <w:tc>
          <w:tcPr>
            <w:tcW w:w="1986" w:type="dxa"/>
            <w:hideMark/>
          </w:tcPr>
          <w:p w14:paraId="0CAAF2A5" w14:textId="77777777" w:rsidR="00424E15" w:rsidRPr="00041CD6" w:rsidRDefault="00424E15" w:rsidP="005A4A06">
            <w:pPr>
              <w:rPr>
                <w:rFonts w:ascii="Garamond" w:hAnsi="Garamond"/>
              </w:rPr>
            </w:pPr>
            <w:r w:rsidRPr="00041CD6">
              <w:rPr>
                <w:rFonts w:ascii="Garamond" w:hAnsi="Garamond"/>
              </w:rPr>
              <w:t>21 cities</w:t>
            </w:r>
          </w:p>
        </w:tc>
      </w:tr>
    </w:tbl>
    <w:p w14:paraId="29DECA05" w14:textId="77777777" w:rsidR="005302AD" w:rsidRPr="00104304" w:rsidRDefault="005302AD">
      <w:pPr>
        <w:rPr>
          <w:rFonts w:ascii="Garamond" w:hAnsi="Garamond"/>
        </w:rPr>
      </w:pPr>
    </w:p>
    <w:p w14:paraId="46B73B7D" w14:textId="63D67CDC" w:rsidR="005302AD" w:rsidRPr="00104304" w:rsidRDefault="00424E15" w:rsidP="00104304">
      <w:pPr>
        <w:outlineLvl w:val="0"/>
        <w:rPr>
          <w:rFonts w:ascii="Garamond" w:hAnsi="Garamond"/>
        </w:rPr>
      </w:pPr>
      <w:r w:rsidRPr="00104304">
        <w:rPr>
          <w:rFonts w:ascii="Garamond" w:hAnsi="Garamond"/>
        </w:rPr>
        <w:t>Hard</w:t>
      </w:r>
      <w:r w:rsidR="00C027E1">
        <w:rPr>
          <w:rFonts w:ascii="Garamond" w:hAnsi="Garamond"/>
        </w:rPr>
        <w:t xml:space="preserve"> &amp; </w:t>
      </w:r>
      <w:r>
        <w:rPr>
          <w:rFonts w:ascii="Garamond" w:hAnsi="Garamond"/>
        </w:rPr>
        <w:t>Democrat Congenial</w:t>
      </w:r>
    </w:p>
    <w:tbl>
      <w:tblPr>
        <w:tblStyle w:val="TableGrid"/>
        <w:tblW w:w="0" w:type="auto"/>
        <w:tblLook w:val="0420" w:firstRow="1" w:lastRow="0" w:firstColumn="0" w:lastColumn="0" w:noHBand="0" w:noVBand="1"/>
      </w:tblPr>
      <w:tblGrid>
        <w:gridCol w:w="3168"/>
        <w:gridCol w:w="2064"/>
        <w:gridCol w:w="1986"/>
      </w:tblGrid>
      <w:tr w:rsidR="008A1BC2" w:rsidRPr="00104304" w14:paraId="702270D9" w14:textId="77777777" w:rsidTr="008A1BC2">
        <w:trPr>
          <w:trHeight w:val="720"/>
        </w:trPr>
        <w:tc>
          <w:tcPr>
            <w:tcW w:w="3168" w:type="dxa"/>
            <w:hideMark/>
          </w:tcPr>
          <w:p w14:paraId="7E721601" w14:textId="77777777" w:rsidR="008A1BC2" w:rsidRPr="00104304" w:rsidRDefault="008A1BC2" w:rsidP="005A4A06">
            <w:pPr>
              <w:rPr>
                <w:rFonts w:ascii="Garamond" w:hAnsi="Garamond"/>
              </w:rPr>
            </w:pPr>
          </w:p>
        </w:tc>
        <w:tc>
          <w:tcPr>
            <w:tcW w:w="2064" w:type="dxa"/>
            <w:hideMark/>
          </w:tcPr>
          <w:p w14:paraId="79C31E45" w14:textId="7A1F0DC8" w:rsidR="008A1BC2" w:rsidRPr="00104304" w:rsidRDefault="00CF458B" w:rsidP="005A4A06">
            <w:pPr>
              <w:rPr>
                <w:rFonts w:ascii="Garamond" w:hAnsi="Garamond"/>
              </w:rPr>
            </w:pPr>
            <w:r>
              <w:rPr>
                <w:rFonts w:ascii="Garamond" w:hAnsi="Garamond"/>
                <w:bCs/>
              </w:rPr>
              <w:t>Increase</w:t>
            </w:r>
            <w:r w:rsidR="008A1BC2">
              <w:rPr>
                <w:rFonts w:ascii="Garamond" w:hAnsi="Garamond"/>
                <w:bCs/>
              </w:rPr>
              <w:t xml:space="preserve"> in crime</w:t>
            </w:r>
          </w:p>
        </w:tc>
        <w:tc>
          <w:tcPr>
            <w:tcW w:w="1986" w:type="dxa"/>
            <w:hideMark/>
          </w:tcPr>
          <w:p w14:paraId="4D6D2B49" w14:textId="5DA24A83" w:rsidR="008A1BC2" w:rsidRPr="00104304" w:rsidRDefault="00CF458B" w:rsidP="005A4A06">
            <w:pPr>
              <w:rPr>
                <w:rFonts w:ascii="Garamond" w:hAnsi="Garamond"/>
              </w:rPr>
            </w:pPr>
            <w:r>
              <w:rPr>
                <w:rFonts w:ascii="Garamond" w:hAnsi="Garamond"/>
                <w:bCs/>
              </w:rPr>
              <w:t>Decrease</w:t>
            </w:r>
            <w:r w:rsidR="008A1BC2">
              <w:rPr>
                <w:rFonts w:ascii="Garamond" w:hAnsi="Garamond"/>
                <w:bCs/>
              </w:rPr>
              <w:t xml:space="preserve"> in crime</w:t>
            </w:r>
          </w:p>
        </w:tc>
      </w:tr>
      <w:tr w:rsidR="008A1BC2" w:rsidRPr="00104304" w14:paraId="71B42B5B" w14:textId="77777777" w:rsidTr="008A1BC2">
        <w:trPr>
          <w:trHeight w:val="720"/>
        </w:trPr>
        <w:tc>
          <w:tcPr>
            <w:tcW w:w="3168" w:type="dxa"/>
            <w:hideMark/>
          </w:tcPr>
          <w:p w14:paraId="74503329" w14:textId="399C49DA" w:rsidR="008A1BC2" w:rsidRPr="00104304" w:rsidRDefault="008A1BC2" w:rsidP="005A4A06">
            <w:pPr>
              <w:rPr>
                <w:rFonts w:ascii="Garamond" w:hAnsi="Garamond"/>
                <w:b/>
              </w:rPr>
            </w:pPr>
            <w:r w:rsidRPr="00041CD6">
              <w:rPr>
                <w:rFonts w:ascii="Garamond" w:hAnsi="Garamond"/>
              </w:rPr>
              <w:t xml:space="preserve">Cities that </w:t>
            </w:r>
            <w:r w:rsidRPr="00041CD6">
              <w:rPr>
                <w:rFonts w:ascii="Garamond" w:hAnsi="Garamond"/>
                <w:u w:val="single"/>
              </w:rPr>
              <w:t>did</w:t>
            </w:r>
            <w:r w:rsidRPr="00041CD6">
              <w:rPr>
                <w:rFonts w:ascii="Garamond" w:hAnsi="Garamond"/>
              </w:rPr>
              <w:t xml:space="preserve"> ban</w:t>
            </w:r>
            <w:r>
              <w:rPr>
                <w:rFonts w:ascii="Garamond" w:hAnsi="Garamond"/>
              </w:rPr>
              <w:t xml:space="preserve"> carrying</w:t>
            </w:r>
            <w:r w:rsidRPr="00041CD6">
              <w:rPr>
                <w:rFonts w:ascii="Garamond" w:hAnsi="Garamond"/>
              </w:rPr>
              <w:t xml:space="preserve"> concealed handguns in public</w:t>
            </w:r>
          </w:p>
        </w:tc>
        <w:tc>
          <w:tcPr>
            <w:tcW w:w="2064" w:type="dxa"/>
            <w:hideMark/>
          </w:tcPr>
          <w:p w14:paraId="43C78F53" w14:textId="496376E7" w:rsidR="008A1BC2" w:rsidRPr="00104304" w:rsidRDefault="00FC3B7F" w:rsidP="005A4A06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223</w:t>
            </w:r>
            <w:r w:rsidR="008A1BC2" w:rsidRPr="00041CD6">
              <w:rPr>
                <w:rFonts w:ascii="Garamond" w:hAnsi="Garamond"/>
              </w:rPr>
              <w:t xml:space="preserve"> cities</w:t>
            </w:r>
          </w:p>
        </w:tc>
        <w:tc>
          <w:tcPr>
            <w:tcW w:w="1986" w:type="dxa"/>
            <w:hideMark/>
          </w:tcPr>
          <w:p w14:paraId="59D23E7D" w14:textId="303FC926" w:rsidR="008A1BC2" w:rsidRPr="00104304" w:rsidRDefault="008A1BC2" w:rsidP="005A4A06">
            <w:pPr>
              <w:rPr>
                <w:rFonts w:ascii="Garamond" w:hAnsi="Garamond"/>
              </w:rPr>
            </w:pPr>
            <w:r w:rsidRPr="00041CD6">
              <w:rPr>
                <w:rFonts w:ascii="Garamond" w:hAnsi="Garamond"/>
              </w:rPr>
              <w:t>75 cities</w:t>
            </w:r>
          </w:p>
        </w:tc>
      </w:tr>
      <w:tr w:rsidR="008A1BC2" w:rsidRPr="00104304" w14:paraId="72B0982B" w14:textId="77777777" w:rsidTr="008A1BC2">
        <w:trPr>
          <w:trHeight w:val="720"/>
        </w:trPr>
        <w:tc>
          <w:tcPr>
            <w:tcW w:w="3168" w:type="dxa"/>
            <w:hideMark/>
          </w:tcPr>
          <w:p w14:paraId="27F03C1E" w14:textId="2273B650" w:rsidR="008A1BC2" w:rsidRPr="00104304" w:rsidRDefault="008A1BC2" w:rsidP="005A4A06">
            <w:pPr>
              <w:rPr>
                <w:rFonts w:ascii="Garamond" w:hAnsi="Garamond"/>
                <w:b/>
              </w:rPr>
            </w:pPr>
            <w:r w:rsidRPr="00041CD6">
              <w:rPr>
                <w:rFonts w:ascii="Garamond" w:hAnsi="Garamond"/>
              </w:rPr>
              <w:t xml:space="preserve">Cities that </w:t>
            </w:r>
            <w:r w:rsidRPr="00041CD6">
              <w:rPr>
                <w:rFonts w:ascii="Garamond" w:hAnsi="Garamond"/>
                <w:u w:val="single"/>
              </w:rPr>
              <w:t>di</w:t>
            </w:r>
            <w:r>
              <w:rPr>
                <w:rFonts w:ascii="Garamond" w:hAnsi="Garamond"/>
                <w:u w:val="single"/>
              </w:rPr>
              <w:t>d not</w:t>
            </w:r>
            <w:r w:rsidRPr="00041CD6">
              <w:rPr>
                <w:rFonts w:ascii="Garamond" w:hAnsi="Garamond"/>
              </w:rPr>
              <w:t xml:space="preserve"> ban</w:t>
            </w:r>
            <w:r>
              <w:rPr>
                <w:rFonts w:ascii="Garamond" w:hAnsi="Garamond"/>
              </w:rPr>
              <w:t xml:space="preserve"> carrying</w:t>
            </w:r>
            <w:r w:rsidRPr="00041CD6">
              <w:rPr>
                <w:rFonts w:ascii="Garamond" w:hAnsi="Garamond"/>
              </w:rPr>
              <w:t xml:space="preserve"> concealed handguns in public</w:t>
            </w:r>
          </w:p>
        </w:tc>
        <w:tc>
          <w:tcPr>
            <w:tcW w:w="2064" w:type="dxa"/>
            <w:hideMark/>
          </w:tcPr>
          <w:p w14:paraId="463F20B1" w14:textId="20AEE97A" w:rsidR="008A1BC2" w:rsidRPr="00104304" w:rsidRDefault="00FC3B7F" w:rsidP="005A4A06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107</w:t>
            </w:r>
            <w:r w:rsidR="008A1BC2" w:rsidRPr="00041CD6">
              <w:rPr>
                <w:rFonts w:ascii="Garamond" w:hAnsi="Garamond"/>
              </w:rPr>
              <w:t xml:space="preserve"> cities</w:t>
            </w:r>
          </w:p>
        </w:tc>
        <w:tc>
          <w:tcPr>
            <w:tcW w:w="1986" w:type="dxa"/>
            <w:hideMark/>
          </w:tcPr>
          <w:p w14:paraId="7ED5FF50" w14:textId="6A25C0EC" w:rsidR="008A1BC2" w:rsidRPr="00104304" w:rsidRDefault="008A1BC2" w:rsidP="005A4A06">
            <w:pPr>
              <w:rPr>
                <w:rFonts w:ascii="Garamond" w:hAnsi="Garamond"/>
              </w:rPr>
            </w:pPr>
            <w:r w:rsidRPr="00041CD6">
              <w:rPr>
                <w:rFonts w:ascii="Garamond" w:hAnsi="Garamond"/>
              </w:rPr>
              <w:t>21 cities</w:t>
            </w:r>
          </w:p>
        </w:tc>
      </w:tr>
    </w:tbl>
    <w:p w14:paraId="7BCAB06A" w14:textId="77777777" w:rsidR="005302AD" w:rsidRPr="00104304" w:rsidRDefault="005302AD" w:rsidP="005302AD">
      <w:pPr>
        <w:rPr>
          <w:rFonts w:ascii="Garamond" w:hAnsi="Garamond"/>
        </w:rPr>
      </w:pPr>
    </w:p>
    <w:p w14:paraId="67F56DD4" w14:textId="0971EBE3" w:rsidR="00424E15" w:rsidRPr="00104304" w:rsidRDefault="00424E15" w:rsidP="00424E15">
      <w:pPr>
        <w:outlineLvl w:val="0"/>
        <w:rPr>
          <w:rFonts w:ascii="Garamond" w:hAnsi="Garamond"/>
        </w:rPr>
      </w:pPr>
      <w:r w:rsidRPr="00104304">
        <w:rPr>
          <w:rFonts w:ascii="Garamond" w:hAnsi="Garamond"/>
        </w:rPr>
        <w:t>Hard</w:t>
      </w:r>
      <w:r w:rsidR="00C027E1">
        <w:rPr>
          <w:rFonts w:ascii="Garamond" w:hAnsi="Garamond"/>
        </w:rPr>
        <w:t xml:space="preserve"> &amp; </w:t>
      </w:r>
      <w:r>
        <w:rPr>
          <w:rFonts w:ascii="Garamond" w:hAnsi="Garamond"/>
        </w:rPr>
        <w:t>Republican Congenial</w:t>
      </w:r>
    </w:p>
    <w:tbl>
      <w:tblPr>
        <w:tblStyle w:val="TableGrid"/>
        <w:tblW w:w="0" w:type="auto"/>
        <w:tblLook w:val="0420" w:firstRow="1" w:lastRow="0" w:firstColumn="0" w:lastColumn="0" w:noHBand="0" w:noVBand="1"/>
      </w:tblPr>
      <w:tblGrid>
        <w:gridCol w:w="3168"/>
        <w:gridCol w:w="2064"/>
        <w:gridCol w:w="1986"/>
      </w:tblGrid>
      <w:tr w:rsidR="00424E15" w:rsidRPr="00104304" w14:paraId="1BEE1043" w14:textId="77777777" w:rsidTr="005A4A06">
        <w:trPr>
          <w:trHeight w:val="720"/>
        </w:trPr>
        <w:tc>
          <w:tcPr>
            <w:tcW w:w="3168" w:type="dxa"/>
            <w:hideMark/>
          </w:tcPr>
          <w:p w14:paraId="4D835D51" w14:textId="77777777" w:rsidR="00424E15" w:rsidRPr="00104304" w:rsidRDefault="00424E15" w:rsidP="005A4A06">
            <w:pPr>
              <w:rPr>
                <w:rFonts w:ascii="Garamond" w:hAnsi="Garamond"/>
              </w:rPr>
            </w:pPr>
          </w:p>
        </w:tc>
        <w:tc>
          <w:tcPr>
            <w:tcW w:w="2064" w:type="dxa"/>
            <w:hideMark/>
          </w:tcPr>
          <w:p w14:paraId="439FDD91" w14:textId="77777777" w:rsidR="00424E15" w:rsidRPr="00104304" w:rsidRDefault="00424E15" w:rsidP="005A4A06">
            <w:pPr>
              <w:rPr>
                <w:rFonts w:ascii="Garamond" w:hAnsi="Garamond"/>
              </w:rPr>
            </w:pPr>
            <w:r>
              <w:rPr>
                <w:rFonts w:ascii="Garamond" w:hAnsi="Garamond"/>
                <w:bCs/>
              </w:rPr>
              <w:t>Decrease in crime</w:t>
            </w:r>
          </w:p>
        </w:tc>
        <w:tc>
          <w:tcPr>
            <w:tcW w:w="1986" w:type="dxa"/>
            <w:hideMark/>
          </w:tcPr>
          <w:p w14:paraId="6703E827" w14:textId="77777777" w:rsidR="00424E15" w:rsidRPr="00104304" w:rsidRDefault="00424E15" w:rsidP="005A4A06">
            <w:pPr>
              <w:rPr>
                <w:rFonts w:ascii="Garamond" w:hAnsi="Garamond"/>
              </w:rPr>
            </w:pPr>
            <w:r>
              <w:rPr>
                <w:rFonts w:ascii="Garamond" w:hAnsi="Garamond"/>
                <w:bCs/>
              </w:rPr>
              <w:t>Increase in crime</w:t>
            </w:r>
          </w:p>
        </w:tc>
      </w:tr>
      <w:tr w:rsidR="00424E15" w:rsidRPr="00104304" w14:paraId="4F0E14FF" w14:textId="77777777" w:rsidTr="005A4A06">
        <w:trPr>
          <w:trHeight w:val="720"/>
        </w:trPr>
        <w:tc>
          <w:tcPr>
            <w:tcW w:w="3168" w:type="dxa"/>
            <w:hideMark/>
          </w:tcPr>
          <w:p w14:paraId="16F2A9FE" w14:textId="77777777" w:rsidR="00424E15" w:rsidRPr="00104304" w:rsidRDefault="00424E15" w:rsidP="005A4A06">
            <w:pPr>
              <w:rPr>
                <w:rFonts w:ascii="Garamond" w:hAnsi="Garamond"/>
                <w:b/>
              </w:rPr>
            </w:pPr>
            <w:r w:rsidRPr="00041CD6">
              <w:rPr>
                <w:rFonts w:ascii="Garamond" w:hAnsi="Garamond"/>
              </w:rPr>
              <w:t xml:space="preserve">Cities that </w:t>
            </w:r>
            <w:r w:rsidRPr="00041CD6">
              <w:rPr>
                <w:rFonts w:ascii="Garamond" w:hAnsi="Garamond"/>
                <w:u w:val="single"/>
              </w:rPr>
              <w:t>did</w:t>
            </w:r>
            <w:r w:rsidRPr="00041CD6">
              <w:rPr>
                <w:rFonts w:ascii="Garamond" w:hAnsi="Garamond"/>
              </w:rPr>
              <w:t xml:space="preserve"> ban</w:t>
            </w:r>
            <w:r>
              <w:rPr>
                <w:rFonts w:ascii="Garamond" w:hAnsi="Garamond"/>
              </w:rPr>
              <w:t xml:space="preserve"> carrying</w:t>
            </w:r>
            <w:r w:rsidRPr="00041CD6">
              <w:rPr>
                <w:rFonts w:ascii="Garamond" w:hAnsi="Garamond"/>
              </w:rPr>
              <w:t xml:space="preserve"> concealed handguns in public</w:t>
            </w:r>
          </w:p>
        </w:tc>
        <w:tc>
          <w:tcPr>
            <w:tcW w:w="2064" w:type="dxa"/>
            <w:hideMark/>
          </w:tcPr>
          <w:p w14:paraId="76702BF8" w14:textId="5A347F53" w:rsidR="00424E15" w:rsidRPr="00104304" w:rsidRDefault="00FC3B7F" w:rsidP="005A4A06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223</w:t>
            </w:r>
            <w:r w:rsidR="00424E15" w:rsidRPr="00041CD6">
              <w:rPr>
                <w:rFonts w:ascii="Garamond" w:hAnsi="Garamond"/>
              </w:rPr>
              <w:t xml:space="preserve"> cities</w:t>
            </w:r>
          </w:p>
        </w:tc>
        <w:tc>
          <w:tcPr>
            <w:tcW w:w="1986" w:type="dxa"/>
            <w:hideMark/>
          </w:tcPr>
          <w:p w14:paraId="4853B9DC" w14:textId="77777777" w:rsidR="00424E15" w:rsidRPr="00104304" w:rsidRDefault="00424E15" w:rsidP="005A4A06">
            <w:pPr>
              <w:rPr>
                <w:rFonts w:ascii="Garamond" w:hAnsi="Garamond"/>
              </w:rPr>
            </w:pPr>
            <w:r w:rsidRPr="00041CD6">
              <w:rPr>
                <w:rFonts w:ascii="Garamond" w:hAnsi="Garamond"/>
              </w:rPr>
              <w:t>75 cities</w:t>
            </w:r>
          </w:p>
        </w:tc>
      </w:tr>
      <w:tr w:rsidR="00424E15" w:rsidRPr="00104304" w14:paraId="3CC02128" w14:textId="77777777" w:rsidTr="005A4A06">
        <w:trPr>
          <w:trHeight w:val="720"/>
        </w:trPr>
        <w:tc>
          <w:tcPr>
            <w:tcW w:w="3168" w:type="dxa"/>
            <w:hideMark/>
          </w:tcPr>
          <w:p w14:paraId="6A485FF0" w14:textId="77777777" w:rsidR="00424E15" w:rsidRPr="00104304" w:rsidRDefault="00424E15" w:rsidP="005A4A06">
            <w:pPr>
              <w:rPr>
                <w:rFonts w:ascii="Garamond" w:hAnsi="Garamond"/>
                <w:b/>
              </w:rPr>
            </w:pPr>
            <w:r w:rsidRPr="00041CD6">
              <w:rPr>
                <w:rFonts w:ascii="Garamond" w:hAnsi="Garamond"/>
              </w:rPr>
              <w:t xml:space="preserve">Cities that </w:t>
            </w:r>
            <w:r w:rsidRPr="00041CD6">
              <w:rPr>
                <w:rFonts w:ascii="Garamond" w:hAnsi="Garamond"/>
                <w:u w:val="single"/>
              </w:rPr>
              <w:t>di</w:t>
            </w:r>
            <w:r>
              <w:rPr>
                <w:rFonts w:ascii="Garamond" w:hAnsi="Garamond"/>
                <w:u w:val="single"/>
              </w:rPr>
              <w:t>d not</w:t>
            </w:r>
            <w:r w:rsidRPr="00041CD6">
              <w:rPr>
                <w:rFonts w:ascii="Garamond" w:hAnsi="Garamond"/>
              </w:rPr>
              <w:t xml:space="preserve"> ban</w:t>
            </w:r>
            <w:r>
              <w:rPr>
                <w:rFonts w:ascii="Garamond" w:hAnsi="Garamond"/>
              </w:rPr>
              <w:t xml:space="preserve"> carrying</w:t>
            </w:r>
            <w:r w:rsidRPr="00041CD6">
              <w:rPr>
                <w:rFonts w:ascii="Garamond" w:hAnsi="Garamond"/>
              </w:rPr>
              <w:t xml:space="preserve"> concealed handguns in public</w:t>
            </w:r>
          </w:p>
        </w:tc>
        <w:tc>
          <w:tcPr>
            <w:tcW w:w="2064" w:type="dxa"/>
            <w:hideMark/>
          </w:tcPr>
          <w:p w14:paraId="75956A34" w14:textId="0C9A4246" w:rsidR="00424E15" w:rsidRPr="00104304" w:rsidRDefault="00FC3B7F" w:rsidP="005A4A06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107</w:t>
            </w:r>
            <w:r w:rsidR="00424E15" w:rsidRPr="00041CD6">
              <w:rPr>
                <w:rFonts w:ascii="Garamond" w:hAnsi="Garamond"/>
              </w:rPr>
              <w:t xml:space="preserve"> cities</w:t>
            </w:r>
          </w:p>
        </w:tc>
        <w:tc>
          <w:tcPr>
            <w:tcW w:w="1986" w:type="dxa"/>
            <w:hideMark/>
          </w:tcPr>
          <w:p w14:paraId="00183BF0" w14:textId="77777777" w:rsidR="00424E15" w:rsidRPr="00104304" w:rsidRDefault="00424E15" w:rsidP="005A4A06">
            <w:pPr>
              <w:rPr>
                <w:rFonts w:ascii="Garamond" w:hAnsi="Garamond"/>
              </w:rPr>
            </w:pPr>
            <w:r w:rsidRPr="00041CD6">
              <w:rPr>
                <w:rFonts w:ascii="Garamond" w:hAnsi="Garamond"/>
              </w:rPr>
              <w:t>21 cities</w:t>
            </w:r>
          </w:p>
        </w:tc>
      </w:tr>
    </w:tbl>
    <w:p w14:paraId="66F2A00D" w14:textId="77777777" w:rsidR="00424E15" w:rsidRPr="00104304" w:rsidRDefault="00424E15" w:rsidP="00424E15">
      <w:pPr>
        <w:rPr>
          <w:rFonts w:ascii="Garamond" w:hAnsi="Garamond"/>
        </w:rPr>
      </w:pPr>
    </w:p>
    <w:p w14:paraId="6A20E87E" w14:textId="77777777" w:rsidR="004C73E8" w:rsidRPr="00403E12" w:rsidRDefault="004C73E8" w:rsidP="004C73E8">
      <w:pPr>
        <w:tabs>
          <w:tab w:val="left" w:pos="450"/>
        </w:tabs>
        <w:rPr>
          <w:rFonts w:ascii="Garamond" w:hAnsi="Garamond"/>
          <w:i/>
        </w:rPr>
      </w:pPr>
      <w:commentRangeStart w:id="66"/>
      <w:r w:rsidRPr="00403E12">
        <w:rPr>
          <w:rFonts w:ascii="Garamond" w:hAnsi="Garamond"/>
          <w:i/>
        </w:rPr>
        <w:t>Common Post-Treatment Question:</w:t>
      </w:r>
      <w:commentRangeEnd w:id="66"/>
      <w:r w:rsidR="00FC6DC6">
        <w:rPr>
          <w:rStyle w:val="CommentReference"/>
        </w:rPr>
        <w:commentReference w:id="66"/>
      </w:r>
    </w:p>
    <w:p w14:paraId="0B8409AF" w14:textId="77777777" w:rsidR="004C73E8" w:rsidRDefault="004C73E8" w:rsidP="004C73E8">
      <w:pPr>
        <w:tabs>
          <w:tab w:val="left" w:pos="450"/>
        </w:tabs>
        <w:rPr>
          <w:rFonts w:ascii="Garamond" w:hAnsi="Garamond"/>
        </w:rPr>
      </w:pPr>
      <w:commentRangeStart w:id="67"/>
      <w:r>
        <w:rPr>
          <w:rFonts w:ascii="Garamond" w:hAnsi="Garamond"/>
        </w:rPr>
        <w:t>Which result does the study support?</w:t>
      </w:r>
      <w:commentRangeEnd w:id="67"/>
      <w:r w:rsidR="009A1D14">
        <w:rPr>
          <w:rStyle w:val="CommentReference"/>
        </w:rPr>
        <w:commentReference w:id="67"/>
      </w:r>
    </w:p>
    <w:p w14:paraId="6374453B" w14:textId="3FA3F342" w:rsidR="004C73E8" w:rsidRDefault="004C73E8" w:rsidP="004C73E8">
      <w:pPr>
        <w:pStyle w:val="ListParagraph"/>
        <w:numPr>
          <w:ilvl w:val="0"/>
          <w:numId w:val="5"/>
        </w:numPr>
        <w:tabs>
          <w:tab w:val="left" w:pos="450"/>
        </w:tabs>
        <w:rPr>
          <w:rFonts w:ascii="Garamond" w:hAnsi="Garamond"/>
        </w:rPr>
      </w:pPr>
      <w:r>
        <w:rPr>
          <w:rFonts w:ascii="Garamond" w:hAnsi="Garamond"/>
        </w:rPr>
        <w:lastRenderedPageBreak/>
        <w:t>C</w:t>
      </w:r>
      <w:r w:rsidRPr="00104304">
        <w:rPr>
          <w:rFonts w:ascii="Garamond" w:hAnsi="Garamond"/>
        </w:rPr>
        <w:t xml:space="preserve">ities that enacted a ban on carrying concealed handguns </w:t>
      </w:r>
      <w:r w:rsidR="004E6B0E">
        <w:rPr>
          <w:rFonts w:ascii="Garamond" w:hAnsi="Garamond"/>
        </w:rPr>
        <w:t xml:space="preserve">were </w:t>
      </w:r>
      <w:r w:rsidRPr="00104304">
        <w:rPr>
          <w:rFonts w:ascii="Garamond" w:hAnsi="Garamond"/>
        </w:rPr>
        <w:t xml:space="preserve">more likely to have </w:t>
      </w:r>
      <w:r w:rsidRPr="00BE73B2">
        <w:rPr>
          <w:rFonts w:ascii="Garamond" w:hAnsi="Garamond"/>
          <w:u w:val="single"/>
        </w:rPr>
        <w:t>a decrease in crime</w:t>
      </w:r>
      <w:r w:rsidRPr="00104304">
        <w:rPr>
          <w:rFonts w:ascii="Garamond" w:hAnsi="Garamond"/>
        </w:rPr>
        <w:t xml:space="preserve"> than cities without bans</w:t>
      </w:r>
      <w:r>
        <w:rPr>
          <w:rFonts w:ascii="Garamond" w:hAnsi="Garamond"/>
        </w:rPr>
        <w:t>.</w:t>
      </w:r>
    </w:p>
    <w:p w14:paraId="0BF164DD" w14:textId="3B4C56F6" w:rsidR="005302AD" w:rsidRPr="00F2533F" w:rsidRDefault="004C73E8" w:rsidP="00F2533F">
      <w:pPr>
        <w:pStyle w:val="ListParagraph"/>
        <w:numPr>
          <w:ilvl w:val="0"/>
          <w:numId w:val="5"/>
        </w:numPr>
        <w:tabs>
          <w:tab w:val="left" w:pos="450"/>
        </w:tabs>
        <w:rPr>
          <w:rFonts w:ascii="Garamond" w:hAnsi="Garamond"/>
        </w:rPr>
      </w:pPr>
      <w:r>
        <w:rPr>
          <w:rFonts w:ascii="Garamond" w:hAnsi="Garamond"/>
        </w:rPr>
        <w:t>C</w:t>
      </w:r>
      <w:r w:rsidRPr="00104304">
        <w:rPr>
          <w:rFonts w:ascii="Garamond" w:hAnsi="Garamond"/>
        </w:rPr>
        <w:t xml:space="preserve">ities that enacted a ban on carrying concealed handguns </w:t>
      </w:r>
      <w:r w:rsidR="004E6B0E">
        <w:rPr>
          <w:rFonts w:ascii="Garamond" w:hAnsi="Garamond"/>
        </w:rPr>
        <w:t xml:space="preserve">were </w:t>
      </w:r>
      <w:r w:rsidRPr="00104304">
        <w:rPr>
          <w:rFonts w:ascii="Garamond" w:hAnsi="Garamond"/>
        </w:rPr>
        <w:t xml:space="preserve">more likely to have </w:t>
      </w:r>
      <w:r w:rsidRPr="001D0440">
        <w:rPr>
          <w:rFonts w:ascii="Garamond" w:hAnsi="Garamond"/>
          <w:u w:val="single"/>
        </w:rPr>
        <w:t>an increase in crime</w:t>
      </w:r>
      <w:r w:rsidRPr="00104304">
        <w:rPr>
          <w:rFonts w:ascii="Garamond" w:hAnsi="Garamond"/>
        </w:rPr>
        <w:t xml:space="preserve"> than cities without bans</w:t>
      </w:r>
      <w:r>
        <w:rPr>
          <w:rFonts w:ascii="Garamond" w:hAnsi="Garamond"/>
        </w:rPr>
        <w:t>.</w:t>
      </w:r>
    </w:p>
    <w:sectPr w:rsidR="005302AD" w:rsidRPr="00F2533F" w:rsidSect="00233099">
      <w:headerReference w:type="default" r:id="rId9"/>
      <w:footerReference w:type="even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Kabir Khanna" w:date="2013-09-23T23:22:00Z" w:initials="KK">
    <w:p w14:paraId="6097BC1E" w14:textId="26ADDEBA" w:rsidR="006003F4" w:rsidRDefault="006003F4">
      <w:pPr>
        <w:pStyle w:val="CommentText"/>
      </w:pPr>
      <w:r>
        <w:rPr>
          <w:rStyle w:val="CommentReference"/>
        </w:rPr>
        <w:annotationRef/>
      </w:r>
      <w:r>
        <w:t>Maybe but how would we interpret such responses? They seem to be in between the two possible interpretations.</w:t>
      </w:r>
    </w:p>
  </w:comment>
  <w:comment w:id="1" w:author="Kabir Khanna" w:date="2013-09-23T23:16:00Z" w:initials="KK">
    <w:p w14:paraId="2371ED16" w14:textId="18112D45" w:rsidR="00B63CE7" w:rsidRDefault="00B63CE7">
      <w:pPr>
        <w:pStyle w:val="CommentText"/>
      </w:pPr>
      <w:r>
        <w:rPr>
          <w:rStyle w:val="CommentReference"/>
        </w:rPr>
        <w:annotationRef/>
      </w:r>
      <w:r>
        <w:t>What does this mean?</w:t>
      </w:r>
    </w:p>
  </w:comment>
  <w:comment w:id="2" w:author="Kabir Khanna" w:date="2013-09-23T23:18:00Z" w:initials="KK">
    <w:p w14:paraId="3B37B2F4" w14:textId="3D3B611F" w:rsidR="00BD62FE" w:rsidRDefault="00BD62FE">
      <w:pPr>
        <w:pStyle w:val="CommentText"/>
      </w:pPr>
      <w:r>
        <w:rPr>
          <w:rStyle w:val="CommentReference"/>
        </w:rPr>
        <w:annotationRef/>
      </w:r>
      <w:r>
        <w:t>I like both of these ideas.</w:t>
      </w:r>
    </w:p>
  </w:comment>
  <w:comment w:id="50" w:author="Kabir Khanna" w:date="2013-09-23T09:39:00Z" w:initials="KK">
    <w:p w14:paraId="4AB5DA9B" w14:textId="389CABC1" w:rsidR="00F77077" w:rsidRDefault="00F77077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t xml:space="preserve">Omitted </w:t>
      </w:r>
      <w:r>
        <w:t>textual accuracy appeal for now, but we can add four more conditions if you want to include it.</w:t>
      </w:r>
    </w:p>
  </w:comment>
  <w:comment w:id="51" w:author="Kabir Khanna" w:date="2013-09-23T09:58:00Z" w:initials="KK">
    <w:p w14:paraId="0E1395B7" w14:textId="1B489251" w:rsidR="00F77077" w:rsidRDefault="00F77077">
      <w:pPr>
        <w:pStyle w:val="CommentText"/>
      </w:pPr>
      <w:r>
        <w:rPr>
          <w:rStyle w:val="CommentReference"/>
        </w:rPr>
        <w:annotationRef/>
      </w:r>
      <w:r>
        <w:t>I’ve included the numeracy scale directly after the dependent variable, so that subject answer a series of numerical questions, each of which we can offer bonus payments for answering correctly. They also serve as distractor tasks before we measure partisanship and ideology.</w:t>
      </w:r>
    </w:p>
  </w:comment>
  <w:comment w:id="52" w:author="Kabir Khanna" w:date="2013-09-23T09:55:00Z" w:initials="KK">
    <w:p w14:paraId="4D14F178" w14:textId="77777777" w:rsidR="00F77077" w:rsidRPr="00691ADB" w:rsidRDefault="00F77077" w:rsidP="00DF6A7C">
      <w:pPr>
        <w:pStyle w:val="CommentText"/>
        <w:rPr>
          <w:rFonts w:ascii="Cambria" w:hAnsi="Cambria"/>
          <w:sz w:val="20"/>
          <w:szCs w:val="20"/>
        </w:rPr>
      </w:pPr>
      <w:r w:rsidRPr="00691ADB">
        <w:rPr>
          <w:rStyle w:val="CommentReference"/>
          <w:rFonts w:ascii="Cambria" w:hAnsi="Cambria"/>
          <w:sz w:val="20"/>
          <w:szCs w:val="20"/>
        </w:rPr>
        <w:annotationRef/>
      </w:r>
      <w:r w:rsidRPr="00691ADB">
        <w:rPr>
          <w:rFonts w:ascii="Cambria" w:hAnsi="Cambria"/>
          <w:sz w:val="20"/>
          <w:szCs w:val="20"/>
        </w:rPr>
        <w:t xml:space="preserve">Kahan et al. used the scale from </w:t>
      </w:r>
      <w:hyperlink r:id="rId1" w:history="1">
        <w:r w:rsidRPr="00691ADB">
          <w:rPr>
            <w:rStyle w:val="Hyperlink"/>
            <w:rFonts w:ascii="Cambria" w:hAnsi="Cambria"/>
            <w:sz w:val="20"/>
            <w:szCs w:val="20"/>
          </w:rPr>
          <w:t>Weller, Dieckmann, Tusl</w:t>
        </w:r>
        <w:r>
          <w:rPr>
            <w:rStyle w:val="Hyperlink"/>
            <w:rFonts w:ascii="Cambria" w:hAnsi="Cambria"/>
            <w:sz w:val="20"/>
            <w:szCs w:val="20"/>
          </w:rPr>
          <w:t>er, Mertz, Burns,</w:t>
        </w:r>
        <w:r w:rsidRPr="00691ADB">
          <w:rPr>
            <w:rStyle w:val="Hyperlink"/>
            <w:rFonts w:ascii="Cambria" w:hAnsi="Cambria"/>
            <w:sz w:val="20"/>
            <w:szCs w:val="20"/>
          </w:rPr>
          <w:t xml:space="preserve"> Peters (2012)</w:t>
        </w:r>
      </w:hyperlink>
      <w:r>
        <w:rPr>
          <w:rFonts w:ascii="Cambria" w:hAnsi="Cambria"/>
          <w:sz w:val="20"/>
          <w:szCs w:val="20"/>
        </w:rPr>
        <w:t>. K</w:t>
      </w:r>
      <w:r w:rsidRPr="00691ADB">
        <w:rPr>
          <w:rFonts w:ascii="Cambria" w:hAnsi="Cambria"/>
          <w:sz w:val="20"/>
          <w:szCs w:val="20"/>
        </w:rPr>
        <w:t>now of a better one?</w:t>
      </w:r>
    </w:p>
  </w:comment>
  <w:comment w:id="65" w:author="Kabir Khanna" w:date="2013-09-23T10:09:00Z" w:initials="KK">
    <w:p w14:paraId="0352DBEA" w14:textId="4B3D80D9" w:rsidR="00F77077" w:rsidRDefault="00F77077">
      <w:pPr>
        <w:pStyle w:val="CommentText"/>
      </w:pPr>
      <w:r>
        <w:rPr>
          <w:rStyle w:val="CommentReference"/>
        </w:rPr>
        <w:annotationRef/>
      </w:r>
      <w:r w:rsidR="00863A15">
        <w:t xml:space="preserve">I replicate the way </w:t>
      </w:r>
      <w:r>
        <w:t>Kahan et al. manipulate</w:t>
      </w:r>
      <w:r w:rsidR="00863A15">
        <w:t>d</w:t>
      </w:r>
      <w:r>
        <w:t xml:space="preserve"> congeniality</w:t>
      </w:r>
      <w:r w:rsidR="00863A15">
        <w:t>, which is to keep the four numbers in the same location and simply adjust the column headings</w:t>
      </w:r>
      <w:r>
        <w:t xml:space="preserve">. </w:t>
      </w:r>
      <w:r w:rsidR="00863A15">
        <w:t xml:space="preserve">An alternate method would be to adjust row headings instead. Doing so would hold the </w:t>
      </w:r>
      <w:r>
        <w:t xml:space="preserve">Increase:Decrease ratios </w:t>
      </w:r>
      <w:r w:rsidR="00863A15">
        <w:t xml:space="preserve">of the </w:t>
      </w:r>
      <w:r>
        <w:t xml:space="preserve">correct and incorrect </w:t>
      </w:r>
      <w:r w:rsidR="00A514C7">
        <w:t>answers</w:t>
      </w:r>
      <w:r>
        <w:t xml:space="preserve"> </w:t>
      </w:r>
      <w:r w:rsidR="007B31A6">
        <w:t xml:space="preserve">constant </w:t>
      </w:r>
      <w:r w:rsidR="009A1D14">
        <w:rPr>
          <w:vanish/>
        </w:rPr>
        <w:t xml:space="preserve">does the study lend greater support to?nt with?"rforming this HIT. cult questions?partisan congenial conditione can offer bonus </w:t>
      </w:r>
      <w:r w:rsidR="00863A15">
        <w:t xml:space="preserve"> </w:t>
      </w:r>
      <w:r w:rsidR="007B31A6">
        <w:t>a</w:t>
      </w:r>
      <w:r w:rsidR="00863A15">
        <w:t>cross conditions</w:t>
      </w:r>
      <w:r>
        <w:t>.</w:t>
      </w:r>
    </w:p>
    <w:p w14:paraId="1CCB4D7E" w14:textId="77777777" w:rsidR="00F77077" w:rsidRDefault="00F77077">
      <w:pPr>
        <w:pStyle w:val="CommentText"/>
      </w:pPr>
    </w:p>
    <w:p w14:paraId="1C61E55E" w14:textId="79AF48F1" w:rsidR="00F77077" w:rsidRDefault="00F77077">
      <w:pPr>
        <w:pStyle w:val="CommentText"/>
      </w:pPr>
      <w:r>
        <w:t>A second point</w:t>
      </w:r>
      <w:r w:rsidR="00C47E74">
        <w:t>: Would be nice to</w:t>
      </w:r>
      <w:r>
        <w:t xml:space="preserve"> randomize row and column </w:t>
      </w:r>
      <w:r w:rsidRPr="001C1F51">
        <w:rPr>
          <w:i/>
        </w:rPr>
        <w:t>order</w:t>
      </w:r>
      <w:r>
        <w:t xml:space="preserve"> within </w:t>
      </w:r>
      <w:r w:rsidR="00C47E74">
        <w:t>conditions.</w:t>
      </w:r>
    </w:p>
  </w:comment>
  <w:comment w:id="66" w:author="Kabir Khanna" w:date="2013-09-23T10:12:00Z" w:initials="KK">
    <w:p w14:paraId="0E5CD7A2" w14:textId="7AB0E7CA" w:rsidR="00FC6DC6" w:rsidRDefault="00FC6DC6">
      <w:pPr>
        <w:pStyle w:val="CommentText"/>
      </w:pPr>
      <w:r>
        <w:rPr>
          <w:rStyle w:val="CommentReference"/>
        </w:rPr>
        <w:annotationRef/>
      </w:r>
      <w:r>
        <w:t xml:space="preserve">Kept the wording similar to what it seems like Kahan et al. went with. Could also randomize the wording to avoid </w:t>
      </w:r>
      <w:r w:rsidR="00F2533F">
        <w:t xml:space="preserve">question </w:t>
      </w:r>
      <w:r>
        <w:t>framing effects.</w:t>
      </w:r>
    </w:p>
  </w:comment>
  <w:comment w:id="67" w:author="Kabir Khanna" w:date="2013-09-23T10:31:00Z" w:initials="KK">
    <w:p w14:paraId="303D3AE0" w14:textId="11C3A58C" w:rsidR="009A1D14" w:rsidRDefault="009A1D14">
      <w:pPr>
        <w:pStyle w:val="CommentText"/>
      </w:pPr>
      <w:r>
        <w:rPr>
          <w:rStyle w:val="CommentReference"/>
        </w:rPr>
        <w:annotationRef/>
      </w:r>
      <w:r>
        <w:t>I would consider changing the question to “Which result does the study lend greater support to?”</w:t>
      </w:r>
    </w:p>
  </w:comment>
</w:comments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35AACA9" w14:textId="77777777" w:rsidR="0075751B" w:rsidRDefault="0075751B" w:rsidP="00815DDA">
      <w:r>
        <w:separator/>
      </w:r>
    </w:p>
  </w:endnote>
  <w:endnote w:type="continuationSeparator" w:id="0">
    <w:p w14:paraId="6F0AB833" w14:textId="77777777" w:rsidR="0075751B" w:rsidRDefault="0075751B" w:rsidP="00815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 2">
    <w:panose1 w:val="050201020105070707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Lucida Grande">
    <w:altName w:val="Arial"/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Garamond">
    <w:panose1 w:val="02020404030301010803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AE1DE1A" w14:textId="77777777" w:rsidR="00F77077" w:rsidRDefault="00F77077" w:rsidP="005A4A0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6125999" w14:textId="77777777" w:rsidR="00F77077" w:rsidRDefault="00F77077" w:rsidP="00815DDA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A9B7140" w14:textId="4FD7809D" w:rsidR="00F77077" w:rsidRPr="00815DDA" w:rsidRDefault="00F77077" w:rsidP="005A4A06">
    <w:pPr>
      <w:pStyle w:val="Footer"/>
      <w:framePr w:wrap="around" w:vAnchor="text" w:hAnchor="margin" w:xAlign="right" w:y="1"/>
      <w:rPr>
        <w:rStyle w:val="PageNumber"/>
        <w:rFonts w:ascii="Garamond" w:hAnsi="Garamond"/>
      </w:rPr>
    </w:pPr>
    <w:r w:rsidRPr="00815DDA">
      <w:rPr>
        <w:rStyle w:val="PageNumber"/>
        <w:rFonts w:ascii="Garamond" w:hAnsi="Garamond"/>
      </w:rPr>
      <w:fldChar w:fldCharType="begin"/>
    </w:r>
    <w:r w:rsidRPr="00815DDA">
      <w:rPr>
        <w:rStyle w:val="PageNumber"/>
        <w:rFonts w:ascii="Garamond" w:hAnsi="Garamond"/>
      </w:rPr>
      <w:instrText xml:space="preserve">PAGE  </w:instrText>
    </w:r>
    <w:r w:rsidRPr="00815DDA">
      <w:rPr>
        <w:rStyle w:val="PageNumber"/>
        <w:rFonts w:ascii="Garamond" w:hAnsi="Garamond"/>
      </w:rPr>
      <w:fldChar w:fldCharType="separate"/>
    </w:r>
    <w:r w:rsidR="00263C1A">
      <w:rPr>
        <w:rStyle w:val="PageNumber"/>
        <w:rFonts w:ascii="Garamond" w:hAnsi="Garamond"/>
        <w:noProof/>
      </w:rPr>
      <w:t>3</w:t>
    </w:r>
    <w:r w:rsidRPr="00815DDA">
      <w:rPr>
        <w:rStyle w:val="PageNumber"/>
        <w:rFonts w:ascii="Garamond" w:hAnsi="Garamond"/>
      </w:rPr>
      <w:fldChar w:fldCharType="end"/>
    </w:r>
    <w:r w:rsidR="00EE2F37">
      <w:rPr>
        <w:rStyle w:val="PageNumber"/>
        <w:rFonts w:ascii="Garamond" w:hAnsi="Garamond"/>
      </w:rPr>
      <w:t xml:space="preserve"> of 3 </w:t>
    </w:r>
  </w:p>
  <w:p w14:paraId="28545E79" w14:textId="77777777" w:rsidR="00F77077" w:rsidRPr="00815DDA" w:rsidRDefault="00F77077" w:rsidP="00815DDA">
    <w:pPr>
      <w:pStyle w:val="Footer"/>
      <w:ind w:right="360"/>
      <w:rPr>
        <w:rFonts w:ascii="Garamond" w:hAnsi="Garamond"/>
      </w:rPr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29E89D1" w14:textId="77777777" w:rsidR="0075751B" w:rsidRDefault="0075751B" w:rsidP="00815DDA">
      <w:r>
        <w:separator/>
      </w:r>
    </w:p>
  </w:footnote>
  <w:footnote w:type="continuationSeparator" w:id="0">
    <w:p w14:paraId="2C9A79D2" w14:textId="77777777" w:rsidR="0075751B" w:rsidRDefault="0075751B" w:rsidP="00815DDA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7AD4EF4" w14:textId="367126AD" w:rsidR="00F77077" w:rsidRPr="00815DDA" w:rsidRDefault="00F77077" w:rsidP="00815DDA">
    <w:pPr>
      <w:pStyle w:val="Header"/>
      <w:jc w:val="right"/>
      <w:rPr>
        <w:rFonts w:ascii="Garamond" w:hAnsi="Garamond"/>
      </w:rPr>
    </w:pPr>
    <w:r>
      <w:rPr>
        <w:rFonts w:ascii="Garamond" w:hAnsi="Garamond"/>
      </w:rPr>
      <w:t xml:space="preserve">Draft: </w:t>
    </w:r>
    <w:r w:rsidRPr="00815DDA">
      <w:rPr>
        <w:rFonts w:ascii="Garamond" w:hAnsi="Garamond"/>
      </w:rPr>
      <w:t>September 2</w:t>
    </w:r>
    <w:r w:rsidR="0055223F">
      <w:rPr>
        <w:rFonts w:ascii="Garamond" w:hAnsi="Garamond"/>
      </w:rPr>
      <w:t>4</w:t>
    </w:r>
    <w:r w:rsidRPr="00815DDA">
      <w:rPr>
        <w:rFonts w:ascii="Garamond" w:hAnsi="Garamond"/>
      </w:rPr>
      <w:t>, 2013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492F1D"/>
    <w:multiLevelType w:val="hybridMultilevel"/>
    <w:tmpl w:val="31145154"/>
    <w:lvl w:ilvl="0" w:tplc="892CEE4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F9ACEE04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C30E8EB6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5532BCC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D8F844FA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4EA3FA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CDD62C34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15D26688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8F2277C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0F281A9E"/>
    <w:multiLevelType w:val="hybridMultilevel"/>
    <w:tmpl w:val="B68C9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2B0AAB"/>
    <w:multiLevelType w:val="hybridMultilevel"/>
    <w:tmpl w:val="615EE6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42604D1"/>
    <w:multiLevelType w:val="hybridMultilevel"/>
    <w:tmpl w:val="EB5A6B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5435E6B"/>
    <w:multiLevelType w:val="hybridMultilevel"/>
    <w:tmpl w:val="08086B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BD56FB9"/>
    <w:multiLevelType w:val="hybridMultilevel"/>
    <w:tmpl w:val="FF4A505E"/>
    <w:lvl w:ilvl="0" w:tplc="918EA258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762859BC">
      <w:numFmt w:val="none"/>
      <w:lvlText w:val=""/>
      <w:lvlJc w:val="left"/>
      <w:pPr>
        <w:tabs>
          <w:tab w:val="num" w:pos="360"/>
        </w:tabs>
      </w:pPr>
    </w:lvl>
    <w:lvl w:ilvl="2" w:tplc="001C80BA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E06AC0CE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1D6C0FA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F45C2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EE01A6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5B88E836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AA20BE6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">
    <w:nsid w:val="559573BC"/>
    <w:multiLevelType w:val="hybridMultilevel"/>
    <w:tmpl w:val="88B061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62E5E89"/>
    <w:multiLevelType w:val="hybridMultilevel"/>
    <w:tmpl w:val="0CC4FA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6AC1D70"/>
    <w:multiLevelType w:val="hybridMultilevel"/>
    <w:tmpl w:val="2668E3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DEB1D38"/>
    <w:multiLevelType w:val="hybridMultilevel"/>
    <w:tmpl w:val="B49A2A6E"/>
    <w:lvl w:ilvl="0" w:tplc="48A435DC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AE9AC6BC">
      <w:numFmt w:val="none"/>
      <w:lvlText w:val=""/>
      <w:lvlJc w:val="left"/>
      <w:pPr>
        <w:tabs>
          <w:tab w:val="num" w:pos="360"/>
        </w:tabs>
      </w:pPr>
    </w:lvl>
    <w:lvl w:ilvl="2" w:tplc="9CF03FB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73FAA110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59384502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B22CDE12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0F5A650C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1696E632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B9D21E0E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0">
    <w:nsid w:val="70B04E9E"/>
    <w:multiLevelType w:val="hybridMultilevel"/>
    <w:tmpl w:val="B0122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5946D8E"/>
    <w:multiLevelType w:val="hybridMultilevel"/>
    <w:tmpl w:val="6FA0E6E8"/>
    <w:lvl w:ilvl="0" w:tplc="D8F82AB8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56DE1616">
      <w:numFmt w:val="none"/>
      <w:lvlText w:val=""/>
      <w:lvlJc w:val="left"/>
      <w:pPr>
        <w:tabs>
          <w:tab w:val="num" w:pos="360"/>
        </w:tabs>
      </w:pPr>
    </w:lvl>
    <w:lvl w:ilvl="2" w:tplc="BCC08D74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049ADFD0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BDA6314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BE40140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9A5C403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53E00F7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CC126B7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2">
    <w:nsid w:val="77F5453D"/>
    <w:multiLevelType w:val="hybridMultilevel"/>
    <w:tmpl w:val="DDF0FB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5"/>
  </w:num>
  <w:num w:numId="3">
    <w:abstractNumId w:val="0"/>
  </w:num>
  <w:num w:numId="4">
    <w:abstractNumId w:val="9"/>
  </w:num>
  <w:num w:numId="5">
    <w:abstractNumId w:val="8"/>
  </w:num>
  <w:num w:numId="6">
    <w:abstractNumId w:val="4"/>
  </w:num>
  <w:num w:numId="7">
    <w:abstractNumId w:val="3"/>
  </w:num>
  <w:num w:numId="8">
    <w:abstractNumId w:val="7"/>
  </w:num>
  <w:num w:numId="9">
    <w:abstractNumId w:val="6"/>
  </w:num>
  <w:num w:numId="10">
    <w:abstractNumId w:val="10"/>
  </w:num>
  <w:num w:numId="11">
    <w:abstractNumId w:val="1"/>
  </w:num>
  <w:num w:numId="12">
    <w:abstractNumId w:val="12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22B4"/>
    <w:rsid w:val="0001667A"/>
    <w:rsid w:val="00026D01"/>
    <w:rsid w:val="000368F1"/>
    <w:rsid w:val="00041CD6"/>
    <w:rsid w:val="00055ECE"/>
    <w:rsid w:val="000621C3"/>
    <w:rsid w:val="000B2D3A"/>
    <w:rsid w:val="000B5FDB"/>
    <w:rsid w:val="000B7233"/>
    <w:rsid w:val="000D625C"/>
    <w:rsid w:val="000E6EFA"/>
    <w:rsid w:val="00104304"/>
    <w:rsid w:val="001426B7"/>
    <w:rsid w:val="00171197"/>
    <w:rsid w:val="001909B6"/>
    <w:rsid w:val="001C1F51"/>
    <w:rsid w:val="001D0440"/>
    <w:rsid w:val="00233099"/>
    <w:rsid w:val="00244F16"/>
    <w:rsid w:val="00263C1A"/>
    <w:rsid w:val="00291AE4"/>
    <w:rsid w:val="00292B29"/>
    <w:rsid w:val="00295D7B"/>
    <w:rsid w:val="002B2FC4"/>
    <w:rsid w:val="002E0DE7"/>
    <w:rsid w:val="002E5BFB"/>
    <w:rsid w:val="002F2DC7"/>
    <w:rsid w:val="00311EF0"/>
    <w:rsid w:val="0035648C"/>
    <w:rsid w:val="00357786"/>
    <w:rsid w:val="00361DD8"/>
    <w:rsid w:val="003968D0"/>
    <w:rsid w:val="003B6112"/>
    <w:rsid w:val="003C0957"/>
    <w:rsid w:val="00403E12"/>
    <w:rsid w:val="004041A7"/>
    <w:rsid w:val="004139DA"/>
    <w:rsid w:val="004159BA"/>
    <w:rsid w:val="00424E15"/>
    <w:rsid w:val="00456A2A"/>
    <w:rsid w:val="00471C3F"/>
    <w:rsid w:val="0049542A"/>
    <w:rsid w:val="004A430E"/>
    <w:rsid w:val="004C73E8"/>
    <w:rsid w:val="004E22B4"/>
    <w:rsid w:val="004E6B0E"/>
    <w:rsid w:val="0052088A"/>
    <w:rsid w:val="005302AD"/>
    <w:rsid w:val="00546ED1"/>
    <w:rsid w:val="0055223F"/>
    <w:rsid w:val="00572E95"/>
    <w:rsid w:val="00580372"/>
    <w:rsid w:val="005A4A06"/>
    <w:rsid w:val="005B6AD3"/>
    <w:rsid w:val="005E1A21"/>
    <w:rsid w:val="005F006C"/>
    <w:rsid w:val="005F3487"/>
    <w:rsid w:val="005F46E7"/>
    <w:rsid w:val="005F69EE"/>
    <w:rsid w:val="006003F4"/>
    <w:rsid w:val="00613953"/>
    <w:rsid w:val="00626A63"/>
    <w:rsid w:val="006313DA"/>
    <w:rsid w:val="006344CF"/>
    <w:rsid w:val="00642E2E"/>
    <w:rsid w:val="00646FD1"/>
    <w:rsid w:val="006514E7"/>
    <w:rsid w:val="00652583"/>
    <w:rsid w:val="0065604F"/>
    <w:rsid w:val="00682C74"/>
    <w:rsid w:val="00691ADB"/>
    <w:rsid w:val="006B0998"/>
    <w:rsid w:val="006C5E6D"/>
    <w:rsid w:val="006D33DB"/>
    <w:rsid w:val="006F16D6"/>
    <w:rsid w:val="00700B70"/>
    <w:rsid w:val="0071663D"/>
    <w:rsid w:val="00736FFA"/>
    <w:rsid w:val="0075751B"/>
    <w:rsid w:val="0076119F"/>
    <w:rsid w:val="0076173D"/>
    <w:rsid w:val="00764FED"/>
    <w:rsid w:val="0076658C"/>
    <w:rsid w:val="0076726C"/>
    <w:rsid w:val="00780AA5"/>
    <w:rsid w:val="007A15E7"/>
    <w:rsid w:val="007B31A6"/>
    <w:rsid w:val="007B40D2"/>
    <w:rsid w:val="007B4254"/>
    <w:rsid w:val="007B590C"/>
    <w:rsid w:val="007C4A7F"/>
    <w:rsid w:val="00815DDA"/>
    <w:rsid w:val="00863A15"/>
    <w:rsid w:val="0086564E"/>
    <w:rsid w:val="008720DF"/>
    <w:rsid w:val="00873F3D"/>
    <w:rsid w:val="00880267"/>
    <w:rsid w:val="00881B41"/>
    <w:rsid w:val="008A1BC2"/>
    <w:rsid w:val="008E2E5E"/>
    <w:rsid w:val="008E3F3C"/>
    <w:rsid w:val="008E527D"/>
    <w:rsid w:val="00910B3B"/>
    <w:rsid w:val="009266F9"/>
    <w:rsid w:val="00936CAE"/>
    <w:rsid w:val="0093751B"/>
    <w:rsid w:val="0094433F"/>
    <w:rsid w:val="00966909"/>
    <w:rsid w:val="0097296E"/>
    <w:rsid w:val="00981B18"/>
    <w:rsid w:val="00993E4E"/>
    <w:rsid w:val="009A1D14"/>
    <w:rsid w:val="009B1487"/>
    <w:rsid w:val="009F4503"/>
    <w:rsid w:val="00A34AB6"/>
    <w:rsid w:val="00A514C7"/>
    <w:rsid w:val="00A71FD8"/>
    <w:rsid w:val="00A7603A"/>
    <w:rsid w:val="00A93186"/>
    <w:rsid w:val="00A93B80"/>
    <w:rsid w:val="00AB30AF"/>
    <w:rsid w:val="00AF1116"/>
    <w:rsid w:val="00AF1933"/>
    <w:rsid w:val="00AF2082"/>
    <w:rsid w:val="00B07869"/>
    <w:rsid w:val="00B602B9"/>
    <w:rsid w:val="00B63CE7"/>
    <w:rsid w:val="00B91354"/>
    <w:rsid w:val="00B91AF0"/>
    <w:rsid w:val="00B9596C"/>
    <w:rsid w:val="00BD62FE"/>
    <w:rsid w:val="00BD6722"/>
    <w:rsid w:val="00BE73B2"/>
    <w:rsid w:val="00C027E1"/>
    <w:rsid w:val="00C4547E"/>
    <w:rsid w:val="00C47E74"/>
    <w:rsid w:val="00CA7284"/>
    <w:rsid w:val="00CB3F7F"/>
    <w:rsid w:val="00CF1030"/>
    <w:rsid w:val="00CF22F3"/>
    <w:rsid w:val="00CF458B"/>
    <w:rsid w:val="00D028A9"/>
    <w:rsid w:val="00D23531"/>
    <w:rsid w:val="00D262CE"/>
    <w:rsid w:val="00D6003D"/>
    <w:rsid w:val="00D61F78"/>
    <w:rsid w:val="00D83242"/>
    <w:rsid w:val="00D83A2F"/>
    <w:rsid w:val="00D85B16"/>
    <w:rsid w:val="00D97459"/>
    <w:rsid w:val="00DA1D71"/>
    <w:rsid w:val="00DE65DC"/>
    <w:rsid w:val="00DF6A7C"/>
    <w:rsid w:val="00E0374D"/>
    <w:rsid w:val="00E15309"/>
    <w:rsid w:val="00EE2F37"/>
    <w:rsid w:val="00F157A8"/>
    <w:rsid w:val="00F21A58"/>
    <w:rsid w:val="00F2533F"/>
    <w:rsid w:val="00F35463"/>
    <w:rsid w:val="00F514D6"/>
    <w:rsid w:val="00F55274"/>
    <w:rsid w:val="00F6043C"/>
    <w:rsid w:val="00F624AA"/>
    <w:rsid w:val="00F72797"/>
    <w:rsid w:val="00F77077"/>
    <w:rsid w:val="00F962A8"/>
    <w:rsid w:val="00FC3B7F"/>
    <w:rsid w:val="00FC69F1"/>
    <w:rsid w:val="00FC6DC6"/>
    <w:rsid w:val="00FD1AD6"/>
    <w:rsid w:val="00FF3AEE"/>
    <w:rsid w:val="00FF5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15477AC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5DD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5DDA"/>
  </w:style>
  <w:style w:type="paragraph" w:styleId="Footer">
    <w:name w:val="footer"/>
    <w:basedOn w:val="Normal"/>
    <w:link w:val="FooterChar"/>
    <w:uiPriority w:val="99"/>
    <w:unhideWhenUsed/>
    <w:rsid w:val="00815DD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5DDA"/>
  </w:style>
  <w:style w:type="character" w:styleId="PageNumber">
    <w:name w:val="page number"/>
    <w:basedOn w:val="DefaultParagraphFont"/>
    <w:uiPriority w:val="99"/>
    <w:semiHidden/>
    <w:unhideWhenUsed/>
    <w:rsid w:val="00815DDA"/>
  </w:style>
  <w:style w:type="table" w:styleId="LightShading">
    <w:name w:val="Light Shading"/>
    <w:basedOn w:val="TableNormal"/>
    <w:uiPriority w:val="60"/>
    <w:rsid w:val="0049542A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ableGrid">
    <w:name w:val="Table Grid"/>
    <w:basedOn w:val="TableNormal"/>
    <w:uiPriority w:val="59"/>
    <w:rsid w:val="0049542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Shading1">
    <w:name w:val="Medium Shading 1"/>
    <w:basedOn w:val="TableNormal"/>
    <w:uiPriority w:val="63"/>
    <w:rsid w:val="0049542A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49542A"/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49542A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ListParagraph">
    <w:name w:val="List Paragraph"/>
    <w:basedOn w:val="Normal"/>
    <w:uiPriority w:val="34"/>
    <w:qFormat/>
    <w:rsid w:val="00CF103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764FED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64FED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64FED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64FED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64FE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4FED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4FED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292B2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5DD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5DDA"/>
  </w:style>
  <w:style w:type="paragraph" w:styleId="Footer">
    <w:name w:val="footer"/>
    <w:basedOn w:val="Normal"/>
    <w:link w:val="FooterChar"/>
    <w:uiPriority w:val="99"/>
    <w:unhideWhenUsed/>
    <w:rsid w:val="00815DD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5DDA"/>
  </w:style>
  <w:style w:type="character" w:styleId="PageNumber">
    <w:name w:val="page number"/>
    <w:basedOn w:val="DefaultParagraphFont"/>
    <w:uiPriority w:val="99"/>
    <w:semiHidden/>
    <w:unhideWhenUsed/>
    <w:rsid w:val="00815DDA"/>
  </w:style>
  <w:style w:type="table" w:styleId="LightShading">
    <w:name w:val="Light Shading"/>
    <w:basedOn w:val="TableNormal"/>
    <w:uiPriority w:val="60"/>
    <w:rsid w:val="0049542A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ableGrid">
    <w:name w:val="Table Grid"/>
    <w:basedOn w:val="TableNormal"/>
    <w:uiPriority w:val="59"/>
    <w:rsid w:val="0049542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Shading1">
    <w:name w:val="Medium Shading 1"/>
    <w:basedOn w:val="TableNormal"/>
    <w:uiPriority w:val="63"/>
    <w:rsid w:val="0049542A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49542A"/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49542A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ListParagraph">
    <w:name w:val="List Paragraph"/>
    <w:basedOn w:val="Normal"/>
    <w:uiPriority w:val="34"/>
    <w:qFormat/>
    <w:rsid w:val="00CF103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764FED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64FED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64FED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64FED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64FE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4FED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4FED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292B2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05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93780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923026">
          <w:marLeft w:val="86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225437">
          <w:marLeft w:val="86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48014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74631">
          <w:marLeft w:val="86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946528">
          <w:marLeft w:val="86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22739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47994">
          <w:marLeft w:val="86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064466">
          <w:marLeft w:val="86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928736">
          <w:marLeft w:val="432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02118">
          <w:marLeft w:val="432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94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85283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09821">
          <w:marLeft w:val="86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769973">
          <w:marLeft w:val="86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4211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1667">
          <w:marLeft w:val="86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0905">
          <w:marLeft w:val="86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230524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888555">
          <w:marLeft w:val="86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424479">
          <w:marLeft w:val="86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44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20905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9348">
          <w:marLeft w:val="86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55404">
          <w:marLeft w:val="86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649751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738655">
          <w:marLeft w:val="86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16172">
          <w:marLeft w:val="86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83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95841">
          <w:marLeft w:val="432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044238">
          <w:marLeft w:val="86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415217">
          <w:marLeft w:val="86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54316">
          <w:marLeft w:val="86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345279">
          <w:marLeft w:val="432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581171">
          <w:marLeft w:val="86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32868">
          <w:marLeft w:val="86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faculty.psy.ohio-state.edu/peters/lab/pubs/publications/2012_Weller_et_al_Development_and_testing_of_abbreviated_numeracy_scale.pdf" TargetMode="External"/></Relationship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5</Pages>
  <Words>1064</Words>
  <Characters>6065</Characters>
  <Application>Microsoft Macintosh Word</Application>
  <DocSecurity>0</DocSecurity>
  <Lines>50</Lines>
  <Paragraphs>14</Paragraphs>
  <ScaleCrop>false</ScaleCrop>
  <Company>Princeton University</Company>
  <LinksUpToDate>false</LinksUpToDate>
  <CharactersWithSpaces>7115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Kabir Khanna</dc:creator>
  <cp:keywords/>
  <dc:description/>
  <cp:lastModifiedBy>Kabir Khanna</cp:lastModifiedBy>
  <cp:revision>11</cp:revision>
  <dcterms:created xsi:type="dcterms:W3CDTF">2013-09-24T03:14:00Z</dcterms:created>
  <dcterms:modified xsi:type="dcterms:W3CDTF">2013-09-28T01:05:00Z</dcterms:modified>
</cp:coreProperties>
</file>