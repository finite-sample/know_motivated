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DA1D71">
      <w:pPr>
        <w:jc w:val="center"/>
        <w:rPr>
          <w:rFonts w:ascii="Garamond" w:hAnsi="Garamond"/>
          <w:b/>
        </w:rPr>
      </w:pPr>
      <w:r>
        <w:rPr>
          <w:rFonts w:ascii="Garamond" w:hAnsi="Garamond"/>
          <w:b/>
        </w:rPr>
        <w:t>Study Protocol</w:t>
      </w:r>
    </w:p>
    <w:p w14:paraId="1CE12B9C" w14:textId="3B1C79FC" w:rsidR="004950FD" w:rsidRDefault="004950FD" w:rsidP="00886764">
      <w:pPr>
        <w:rPr>
          <w:rFonts w:ascii="Garamond" w:hAnsi="Garamond"/>
          <w:b/>
        </w:rPr>
      </w:pPr>
    </w:p>
    <w:p w14:paraId="4E80965B" w14:textId="523FE99D"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 xml:space="preserve">learning factual information in politics. </w:t>
      </w:r>
      <w:r w:rsidR="00546816">
        <w:rPr>
          <w:rFonts w:ascii="Garamond" w:hAnsi="Garamond"/>
        </w:rPr>
        <w:t>There are four independent randomizations in the survey. Respondents should be randomly assigned to one condition in each of the four 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287FB4">
        <w:rPr>
          <w:rFonts w:ascii="Garamond" w:hAnsi="Garamond"/>
        </w:rPr>
        <w:t xml:space="preserve"> bonus payments (from $0.50 to $1.00, depending on </w:t>
      </w:r>
      <w:r w:rsidR="00082BE1">
        <w:rPr>
          <w:rFonts w:ascii="Garamond" w:hAnsi="Garamond"/>
        </w:rPr>
        <w:t>their responses</w:t>
      </w:r>
      <w:r w:rsidR="00287FB4">
        <w:rPr>
          <w:rFonts w:ascii="Garamond" w:hAnsi="Garamond"/>
        </w:rPr>
        <w:t>).</w:t>
      </w:r>
    </w:p>
    <w:p w14:paraId="3510751E" w14:textId="77777777" w:rsidR="00340920" w:rsidRDefault="00340920" w:rsidP="00546816">
      <w:pPr>
        <w:rPr>
          <w:rFonts w:ascii="Garamond" w:hAnsi="Garamond"/>
        </w:rPr>
      </w:pPr>
    </w:p>
    <w:p w14:paraId="5369E1AE" w14:textId="0073CA0A"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 </w:t>
      </w:r>
      <w:commentRangeStart w:id="0"/>
      <w:r w:rsidR="00217A5A">
        <w:rPr>
          <w:rFonts w:ascii="Garamond" w:hAnsi="Garamond"/>
        </w:rPr>
        <w:t xml:space="preserve">Note that the </w:t>
      </w:r>
      <w:hyperlink w:anchor="Recall" w:history="1">
        <w:r w:rsidR="00217A5A" w:rsidRPr="00391F65">
          <w:rPr>
            <w:rStyle w:val="Hyperlink"/>
            <w:rFonts w:ascii="Garamond" w:hAnsi="Garamond"/>
          </w:rPr>
          <w:t>Recall Task</w:t>
        </w:r>
      </w:hyperlink>
      <w:r w:rsidR="00217A5A">
        <w:rPr>
          <w:rFonts w:ascii="Garamond" w:hAnsi="Garamond"/>
        </w:rPr>
        <w:t xml:space="preserve"> may also entail bonus payments (ranging from $0.25 to $1.00, depending on </w:t>
      </w:r>
      <w:r w:rsidR="00391F65">
        <w:rPr>
          <w:rFonts w:ascii="Garamond" w:hAnsi="Garamond"/>
        </w:rPr>
        <w:t xml:space="preserve">task </w:t>
      </w:r>
      <w:r w:rsidR="00217A5A">
        <w:rPr>
          <w:rFonts w:ascii="Garamond" w:hAnsi="Garamond"/>
        </w:rPr>
        <w:t>performance).</w:t>
      </w:r>
      <w:commentRangeEnd w:id="0"/>
      <w:r w:rsidR="00391F65">
        <w:rPr>
          <w:rStyle w:val="CommentReference"/>
        </w:rPr>
        <w:commentReference w:id="0"/>
      </w:r>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1B0651">
        <w:rPr>
          <w:rFonts w:ascii="Garamond" w:hAnsi="Garamond"/>
          <w:b/>
          <w:highlight w:val="yellow"/>
        </w:rPr>
        <w:t>Please</w:t>
      </w:r>
      <w:r w:rsidR="00340920" w:rsidRPr="001B0651">
        <w:rPr>
          <w:rFonts w:ascii="Garamond" w:hAnsi="Garamond"/>
          <w:b/>
          <w:highlight w:val="yellow"/>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6AC172AD" w14:textId="77777777" w:rsidR="006A061F" w:rsidRDefault="006911D0" w:rsidP="006A061F">
      <w:pPr>
        <w:pStyle w:val="ListParagraph"/>
        <w:numPr>
          <w:ilvl w:val="0"/>
          <w:numId w:val="28"/>
        </w:numPr>
        <w:rPr>
          <w:rFonts w:ascii="Garamond" w:hAnsi="Garamond"/>
        </w:rPr>
      </w:pPr>
      <w:r w:rsidRPr="006A061F">
        <w:rPr>
          <w:rFonts w:ascii="Garamond" w:hAnsi="Garamond"/>
        </w:rPr>
        <w:t>Pro-Ban vs. Anti</w:t>
      </w:r>
      <w:r w:rsidR="006A061F">
        <w:rPr>
          <w:rFonts w:ascii="Garamond" w:hAnsi="Garamond"/>
        </w:rPr>
        <w:t>-Ban</w:t>
      </w:r>
    </w:p>
    <w:p w14:paraId="7FF0B5BB" w14:textId="1A594332" w:rsidR="006A061F" w:rsidRDefault="006A061F" w:rsidP="006A061F">
      <w:pPr>
        <w:pStyle w:val="ListParagraph"/>
        <w:numPr>
          <w:ilvl w:val="0"/>
          <w:numId w:val="28"/>
        </w:numPr>
        <w:rPr>
          <w:rFonts w:ascii="Garamond" w:hAnsi="Garamond"/>
        </w:rPr>
      </w:pPr>
      <w:r>
        <w:rPr>
          <w:rFonts w:ascii="Garamond" w:hAnsi="Garamond"/>
        </w:rPr>
        <w:t>Control 1 vs. Accuracy 1</w:t>
      </w:r>
    </w:p>
    <w:p w14:paraId="404F86EB" w14:textId="77777777" w:rsidR="006A061F" w:rsidRDefault="006911D0" w:rsidP="006A061F">
      <w:pPr>
        <w:pStyle w:val="ListParagraph"/>
        <w:numPr>
          <w:ilvl w:val="0"/>
          <w:numId w:val="28"/>
        </w:numPr>
        <w:rPr>
          <w:rFonts w:ascii="Garamond" w:hAnsi="Garamond"/>
        </w:rPr>
      </w:pPr>
      <w:r w:rsidRPr="006A061F">
        <w:rPr>
          <w:rFonts w:ascii="Garamond" w:hAnsi="Garamond"/>
        </w:rPr>
        <w:t>Pro-Wage vs. An</w:t>
      </w:r>
      <w:r w:rsidR="006A061F">
        <w:rPr>
          <w:rFonts w:ascii="Garamond" w:hAnsi="Garamond"/>
        </w:rPr>
        <w:t>ti-Wage</w:t>
      </w:r>
    </w:p>
    <w:p w14:paraId="43521DD4" w14:textId="3DED64A1" w:rsidR="006911D0" w:rsidRDefault="006D2628" w:rsidP="006A061F">
      <w:pPr>
        <w:pStyle w:val="ListParagraph"/>
        <w:numPr>
          <w:ilvl w:val="0"/>
          <w:numId w:val="28"/>
        </w:numPr>
        <w:rPr>
          <w:ins w:id="1" w:author="gaurav sood" w:date="2016-07-09T14:08:00Z"/>
          <w:rFonts w:ascii="Garamond" w:hAnsi="Garamond"/>
        </w:rPr>
      </w:pPr>
      <w:r>
        <w:rPr>
          <w:rFonts w:ascii="Garamond" w:hAnsi="Garamond"/>
        </w:rPr>
        <w:t>Control 2 vs. Accuracy 2</w:t>
      </w:r>
    </w:p>
    <w:p w14:paraId="573A372C" w14:textId="52B6762A" w:rsidR="0095068C" w:rsidRPr="006A061F" w:rsidRDefault="0095068C" w:rsidP="006A061F">
      <w:pPr>
        <w:pStyle w:val="ListParagraph"/>
        <w:numPr>
          <w:ilvl w:val="0"/>
          <w:numId w:val="28"/>
        </w:numPr>
        <w:rPr>
          <w:rFonts w:ascii="Garamond" w:hAnsi="Garamond"/>
        </w:rPr>
      </w:pPr>
      <w:ins w:id="2" w:author="gaurav sood" w:date="2016-07-09T14:08:00Z">
        <w:r>
          <w:rPr>
            <w:rFonts w:ascii="Garamond" w:hAnsi="Garamond"/>
          </w:rPr>
          <w:t xml:space="preserve">Capture </w:t>
        </w:r>
        <w:r w:rsidR="00A44688">
          <w:rPr>
            <w:rFonts w:ascii="Garamond" w:hAnsi="Garamond"/>
          </w:rPr>
          <w:t>whether or not the respondent left the question blank the</w:t>
        </w:r>
        <w:r>
          <w:rPr>
            <w:rFonts w:ascii="Garamond" w:hAnsi="Garamond"/>
          </w:rPr>
          <w:t xml:space="preserve"> first time.</w:t>
        </w:r>
      </w:ins>
    </w:p>
    <w:p w14:paraId="36881BF1" w14:textId="77777777" w:rsidR="006911D0" w:rsidRDefault="006911D0" w:rsidP="006911D0">
      <w:pPr>
        <w:rPr>
          <w:rFonts w:ascii="Garamond" w:hAnsi="Garamond"/>
          <w:b/>
        </w:rPr>
      </w:pPr>
    </w:p>
    <w:p w14:paraId="1EA4AE6A" w14:textId="12EFB293" w:rsidR="006911D0" w:rsidRPr="007C48F1" w:rsidRDefault="007C48F1" w:rsidP="001309F7">
      <w:pPr>
        <w:spacing w:after="120"/>
        <w:jc w:val="center"/>
        <w:rPr>
          <w:rFonts w:ascii="Garamond" w:hAnsi="Garamond"/>
          <w:b/>
        </w:rPr>
      </w:pPr>
      <w:r w:rsidRPr="007C48F1">
        <w:rPr>
          <w:rFonts w:ascii="Garamond" w:hAnsi="Garamond"/>
          <w:b/>
        </w:rPr>
        <w:t>Survey Outline</w:t>
      </w:r>
    </w:p>
    <w:p w14:paraId="6BF93AD7" w14:textId="7BA87D2F" w:rsidR="00532796" w:rsidRPr="006768EF" w:rsidRDefault="006F5911" w:rsidP="00532796">
      <w:pPr>
        <w:tabs>
          <w:tab w:val="center" w:pos="4680"/>
        </w:tabs>
        <w:rPr>
          <w:rFonts w:ascii="Garamond" w:hAnsi="Garamond"/>
        </w:rPr>
      </w:pPr>
      <w:r w:rsidRPr="006F5911">
        <w:rPr>
          <w:rFonts w:ascii="Garamond" w:hAnsi="Garamond"/>
        </w:rPr>
        <w:t xml:space="preserve">1. </w:t>
      </w:r>
      <w:hyperlink w:anchor="Political" w:history="1">
        <w:r w:rsidR="005559CC" w:rsidRPr="00E26D00">
          <w:rPr>
            <w:rStyle w:val="Hyperlink"/>
            <w:rFonts w:ascii="Garamond" w:hAnsi="Garamond"/>
          </w:rPr>
          <w:t>Political Variables</w:t>
        </w:r>
      </w:hyperlink>
      <w:r w:rsidR="00532796" w:rsidRPr="006768EF">
        <w:rPr>
          <w:rFonts w:ascii="Garamond" w:hAnsi="Garamond"/>
        </w:rPr>
        <w:tab/>
      </w:r>
    </w:p>
    <w:p w14:paraId="65BD310D" w14:textId="44BD1685" w:rsidR="00CB7446" w:rsidRDefault="0063486C" w:rsidP="00D64B87">
      <w:pPr>
        <w:pStyle w:val="ListParagraph"/>
        <w:numPr>
          <w:ilvl w:val="0"/>
          <w:numId w:val="29"/>
        </w:numPr>
        <w:rPr>
          <w:rFonts w:ascii="Garamond" w:hAnsi="Garamond"/>
        </w:rPr>
      </w:pPr>
      <w:hyperlink w:anchor="Guns" w:history="1">
        <w:r w:rsidR="00CB7446" w:rsidRPr="00CF15C8">
          <w:rPr>
            <w:rStyle w:val="Hyperlink"/>
            <w:rFonts w:ascii="Garamond" w:hAnsi="Garamond"/>
          </w:rPr>
          <w:t>Gun Control</w:t>
        </w:r>
      </w:hyperlink>
    </w:p>
    <w:p w14:paraId="17A44E44" w14:textId="1D8CF55C" w:rsidR="00CF15C8" w:rsidRDefault="0063486C" w:rsidP="00D64B87">
      <w:pPr>
        <w:pStyle w:val="ListParagraph"/>
        <w:numPr>
          <w:ilvl w:val="0"/>
          <w:numId w:val="29"/>
        </w:numPr>
        <w:rPr>
          <w:rFonts w:ascii="Garamond" w:hAnsi="Garamond"/>
        </w:rPr>
      </w:pPr>
      <w:hyperlink w:anchor="MinWage" w:history="1">
        <w:r w:rsidR="003848CB">
          <w:rPr>
            <w:rStyle w:val="Hyperlink"/>
            <w:rFonts w:ascii="Garamond" w:hAnsi="Garamond"/>
          </w:rPr>
          <w:t>Minimum Wage</w:t>
        </w:r>
      </w:hyperlink>
    </w:p>
    <w:p w14:paraId="410149C9" w14:textId="2FE29129" w:rsidR="00CB7446" w:rsidRDefault="0063486C" w:rsidP="00D64B87">
      <w:pPr>
        <w:pStyle w:val="ListParagraph"/>
        <w:numPr>
          <w:ilvl w:val="0"/>
          <w:numId w:val="29"/>
        </w:numPr>
        <w:rPr>
          <w:rFonts w:ascii="Garamond" w:hAnsi="Garamond"/>
        </w:rPr>
      </w:pPr>
      <w:hyperlink w:anchor="Ideology" w:history="1">
        <w:r w:rsidR="00CB7446" w:rsidRPr="00CF15C8">
          <w:rPr>
            <w:rStyle w:val="Hyperlink"/>
            <w:rFonts w:ascii="Garamond" w:hAnsi="Garamond"/>
          </w:rPr>
          <w:t>Political Ideology</w:t>
        </w:r>
      </w:hyperlink>
    </w:p>
    <w:p w14:paraId="4CF668E9" w14:textId="09D75DF4" w:rsidR="00CF15C8" w:rsidRDefault="006F5911" w:rsidP="00996897">
      <w:pPr>
        <w:spacing w:before="120"/>
        <w:rPr>
          <w:rFonts w:ascii="Garamond" w:hAnsi="Garamond"/>
        </w:rPr>
      </w:pPr>
      <w:r>
        <w:rPr>
          <w:rFonts w:ascii="Garamond" w:hAnsi="Garamond"/>
        </w:rPr>
        <w:t xml:space="preserve">2. </w:t>
      </w:r>
      <w:hyperlink w:anchor="Numeracy" w:history="1">
        <w:r w:rsidR="00CF15C8" w:rsidRPr="00CF15C8">
          <w:rPr>
            <w:rStyle w:val="Hyperlink"/>
            <w:rFonts w:ascii="Garamond" w:hAnsi="Garamond"/>
          </w:rPr>
          <w:t>Numeracy Scale</w:t>
        </w:r>
      </w:hyperlink>
    </w:p>
    <w:p w14:paraId="7BE98B7C" w14:textId="263C0015" w:rsidR="00615FBD" w:rsidRDefault="006F5911" w:rsidP="00996897">
      <w:pPr>
        <w:spacing w:before="120"/>
        <w:rPr>
          <w:rFonts w:ascii="Garamond" w:hAnsi="Garamond"/>
        </w:rPr>
      </w:pPr>
      <w:r>
        <w:rPr>
          <w:rFonts w:ascii="Garamond" w:hAnsi="Garamond"/>
        </w:rPr>
        <w:t xml:space="preserve">3.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66DBE012" w:rsidR="00DF6A7C" w:rsidRDefault="006F5911" w:rsidP="00996897">
      <w:pPr>
        <w:spacing w:before="120"/>
        <w:rPr>
          <w:rFonts w:ascii="Garamond" w:hAnsi="Garamond"/>
        </w:rPr>
      </w:pPr>
      <w:r>
        <w:rPr>
          <w:rFonts w:ascii="Garamond" w:hAnsi="Garamond"/>
        </w:rPr>
        <w:t xml:space="preserve">4. </w:t>
      </w:r>
      <w:hyperlink w:anchor="PTQ" w:history="1">
        <w:r w:rsidR="00DF6A7C" w:rsidRPr="00CF15C8">
          <w:rPr>
            <w:rStyle w:val="Hyperlink"/>
            <w:rFonts w:ascii="Garamond" w:hAnsi="Garamond"/>
          </w:rPr>
          <w:t>Post-Treatment Questions</w:t>
        </w:r>
      </w:hyperlink>
    </w:p>
    <w:p w14:paraId="0B8595E7" w14:textId="748D0243" w:rsidR="00A8515C" w:rsidRDefault="0063486C"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63486C"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63486C"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3B748467" w14:textId="352349D6" w:rsidR="00D262CE" w:rsidRPr="00996897" w:rsidRDefault="0063486C" w:rsidP="00D64B87">
      <w:pPr>
        <w:pStyle w:val="ListParagraph"/>
        <w:numPr>
          <w:ilvl w:val="0"/>
          <w:numId w:val="30"/>
        </w:numPr>
        <w:rPr>
          <w:rFonts w:ascii="Garamond" w:hAnsi="Garamond"/>
        </w:rPr>
      </w:pPr>
      <w:hyperlink w:anchor="Recall" w:history="1">
        <w:r w:rsidR="00186DDF" w:rsidRPr="00B46922">
          <w:rPr>
            <w:rStyle w:val="Hyperlink"/>
            <w:rFonts w:ascii="Garamond" w:hAnsi="Garamond"/>
          </w:rPr>
          <w:t>Recall Task</w:t>
        </w:r>
      </w:hyperlink>
    </w:p>
    <w:p w14:paraId="14DF2747" w14:textId="1C300675" w:rsidR="00CF15C8" w:rsidRDefault="006F5911" w:rsidP="00996897">
      <w:pPr>
        <w:spacing w:before="120"/>
        <w:rPr>
          <w:rFonts w:ascii="Garamond" w:hAnsi="Garamond"/>
        </w:rPr>
      </w:pPr>
      <w:r>
        <w:rPr>
          <w:rFonts w:ascii="Garamond" w:hAnsi="Garamond"/>
        </w:rPr>
        <w:t xml:space="preserve">5. </w:t>
      </w:r>
      <w:hyperlink w:anchor="CVD2" w:history="1">
        <w:r w:rsidR="00CF15C8" w:rsidRPr="00CF15C8">
          <w:rPr>
            <w:rStyle w:val="Hyperlink"/>
            <w:rFonts w:ascii="Garamond" w:hAnsi="Garamond"/>
          </w:rPr>
          <w:t>Covariance Detection Task 2</w:t>
        </w:r>
      </w:hyperlink>
    </w:p>
    <w:p w14:paraId="2A832FA7" w14:textId="0F1023B7" w:rsidR="00CF28BE" w:rsidRDefault="006F5911" w:rsidP="00007461">
      <w:pPr>
        <w:spacing w:before="120"/>
        <w:rPr>
          <w:rFonts w:ascii="Garamond" w:hAnsi="Garamond"/>
        </w:rPr>
      </w:pPr>
      <w:r>
        <w:rPr>
          <w:rFonts w:ascii="Garamond" w:hAnsi="Garamond"/>
        </w:rPr>
        <w:t xml:space="preserve">6.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274C026F" w14:textId="0C9C0276" w:rsidR="00B46922" w:rsidRPr="00B46922" w:rsidRDefault="00B46922" w:rsidP="001B64D1">
      <w:pPr>
        <w:jc w:val="center"/>
        <w:rPr>
          <w:rFonts w:ascii="Garamond" w:eastAsia="Times New Roman" w:hAnsi="Garamond" w:cs="Times New Roman"/>
          <w:b/>
          <w:bCs/>
        </w:rPr>
      </w:pPr>
      <w:bookmarkStart w:id="3" w:name="Political"/>
      <w:bookmarkEnd w:id="3"/>
      <w:r w:rsidRPr="001B0651">
        <w:rPr>
          <w:rFonts w:ascii="Garamond" w:eastAsia="Times New Roman" w:hAnsi="Garamond" w:cs="Times New Roman"/>
          <w:b/>
          <w:bCs/>
          <w:highlight w:val="yellow"/>
        </w:rPr>
        <w:t>[Political Variables]</w:t>
      </w:r>
    </w:p>
    <w:p w14:paraId="79F88FA6" w14:textId="77777777" w:rsidR="00B46922" w:rsidRDefault="00B46922" w:rsidP="00917962">
      <w:pPr>
        <w:rPr>
          <w:rFonts w:ascii="Garamond" w:eastAsia="Times New Roman" w:hAnsi="Garamond" w:cs="Times New Roman"/>
          <w:bCs/>
        </w:rPr>
      </w:pPr>
    </w:p>
    <w:p w14:paraId="7B1DA943" w14:textId="46522462" w:rsidR="00B53EA7" w:rsidRPr="00D30091" w:rsidRDefault="00282FFB" w:rsidP="00917962">
      <w:pPr>
        <w:rPr>
          <w:rFonts w:ascii="Garamond" w:eastAsia="Times New Roman" w:hAnsi="Garamond" w:cs="Times New Roman"/>
        </w:rPr>
      </w:pPr>
      <w:bookmarkStart w:id="4" w:name="Guns"/>
      <w:bookmarkEnd w:id="4"/>
      <w:r w:rsidRPr="00D30091">
        <w:rPr>
          <w:rFonts w:ascii="Garamond" w:eastAsia="Times New Roman" w:hAnsi="Garamond" w:cs="Times New Roman"/>
          <w:bCs/>
        </w:rPr>
        <w:t>Do you favor or oppose a federal law requiring a nationwide ban on people other than law enforcement officers carrying concealed weapons?</w:t>
      </w:r>
    </w:p>
    <w:p w14:paraId="06BFE597" w14:textId="34294F38"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p>
    <w:p w14:paraId="2FD0D503" w14:textId="07EFE697"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p>
    <w:p w14:paraId="0AD77F44" w14:textId="77777777" w:rsidR="00B53EA7" w:rsidRPr="00E639D2" w:rsidRDefault="00B53EA7" w:rsidP="00A17C15">
      <w:pPr>
        <w:pStyle w:val="ListParagraph"/>
        <w:numPr>
          <w:ilvl w:val="0"/>
          <w:numId w:val="11"/>
        </w:numPr>
        <w:tabs>
          <w:tab w:val="left" w:pos="360"/>
        </w:tabs>
        <w:ind w:left="36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729445F9" w14:textId="77777777" w:rsidR="00495CF7" w:rsidRDefault="00495CF7" w:rsidP="00247383">
      <w:pPr>
        <w:tabs>
          <w:tab w:val="left" w:pos="450"/>
        </w:tabs>
        <w:rPr>
          <w:rFonts w:ascii="Garamond" w:hAnsi="Garamond" w:cs="Garamond"/>
          <w:color w:val="000000"/>
        </w:rPr>
      </w:pPr>
    </w:p>
    <w:p w14:paraId="30ED223A" w14:textId="17951BC6" w:rsidR="007D0AD5" w:rsidRDefault="007D0AD5" w:rsidP="007D0AD5">
      <w:pPr>
        <w:tabs>
          <w:tab w:val="left" w:pos="450"/>
        </w:tabs>
        <w:rPr>
          <w:rFonts w:ascii="Garamond" w:hAnsi="Garamond" w:cs="Garamond"/>
          <w:color w:val="000000"/>
        </w:rPr>
      </w:pPr>
      <w:r w:rsidRPr="007D0AD5">
        <w:rPr>
          <w:rFonts w:ascii="Garamond" w:hAnsi="Garamond" w:cs="Garamond"/>
          <w:color w:val="000000"/>
        </w:rPr>
        <w:t>If more people carried guns, do you think the United Sta</w:t>
      </w:r>
      <w:r>
        <w:rPr>
          <w:rFonts w:ascii="Garamond" w:hAnsi="Garamond" w:cs="Garamond"/>
          <w:color w:val="000000"/>
        </w:rPr>
        <w:t>tes would be</w:t>
      </w:r>
      <w:r w:rsidR="001B0651">
        <w:rPr>
          <w:rFonts w:ascii="Garamond" w:hAnsi="Garamond" w:cs="Garamond"/>
          <w:color w:val="000000"/>
        </w:rPr>
        <w:t xml:space="preserve"> </w:t>
      </w:r>
      <w:r>
        <w:rPr>
          <w:rFonts w:ascii="Garamond" w:hAnsi="Garamond" w:cs="Garamond"/>
          <w:color w:val="000000"/>
        </w:rPr>
        <w:t>safer or less safe</w:t>
      </w:r>
      <w:r w:rsidRPr="00495CF7">
        <w:rPr>
          <w:rFonts w:ascii="Garamond" w:hAnsi="Garamond" w:cs="Garamond"/>
          <w:color w:val="000000"/>
        </w:rPr>
        <w:t>?</w:t>
      </w:r>
    </w:p>
    <w:p w14:paraId="1446D015" w14:textId="08833FF5" w:rsidR="007D0AD5"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Safer</w:t>
      </w:r>
    </w:p>
    <w:p w14:paraId="7BA97444" w14:textId="6963A213" w:rsidR="007D0AD5" w:rsidRPr="00E639D2"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Less safe</w:t>
      </w:r>
    </w:p>
    <w:p w14:paraId="2EDE4F36" w14:textId="77777777" w:rsidR="007D0AD5" w:rsidRDefault="007D0AD5" w:rsidP="007D0AD5">
      <w:pPr>
        <w:tabs>
          <w:tab w:val="left" w:pos="450"/>
        </w:tabs>
        <w:rPr>
          <w:rFonts w:ascii="Garamond" w:hAnsi="Garamond" w:cs="Garamond"/>
          <w:color w:val="000000"/>
        </w:rPr>
      </w:pPr>
    </w:p>
    <w:p w14:paraId="359F7C78" w14:textId="67DBB3F9"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247383">
      <w:pPr>
        <w:pStyle w:val="Default"/>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2F8AAFEC" w14:textId="77777777" w:rsidR="00C14289" w:rsidRDefault="00C14289">
      <w:pPr>
        <w:rPr>
          <w:rFonts w:ascii="Garamond" w:eastAsia="Times New Roman" w:hAnsi="Garamond" w:cs="Times New Roman"/>
          <w:bCs/>
        </w:rPr>
      </w:pPr>
      <w:r>
        <w:rPr>
          <w:rFonts w:ascii="Garamond" w:eastAsia="Times New Roman" w:hAnsi="Garamond" w:cs="Times New Roman"/>
          <w:bCs/>
        </w:rPr>
        <w:br w:type="page"/>
      </w:r>
    </w:p>
    <w:p w14:paraId="2F5980CF" w14:textId="3CC700DA" w:rsidR="00C14289" w:rsidRPr="00B46922" w:rsidRDefault="00C14289" w:rsidP="001B64D1">
      <w:pPr>
        <w:jc w:val="center"/>
        <w:rPr>
          <w:rFonts w:ascii="Garamond" w:eastAsia="Times New Roman" w:hAnsi="Garamond" w:cs="Times New Roman"/>
          <w:b/>
          <w:bCs/>
        </w:rPr>
      </w:pPr>
      <w:r w:rsidRPr="001B0651">
        <w:rPr>
          <w:rFonts w:ascii="Garamond" w:eastAsia="Times New Roman" w:hAnsi="Garamond" w:cs="Times New Roman"/>
          <w:b/>
          <w:bCs/>
          <w:highlight w:val="yellow"/>
        </w:rPr>
        <w:lastRenderedPageBreak/>
        <w:t>[Political Variables, continued]</w:t>
      </w:r>
    </w:p>
    <w:p w14:paraId="17AF57C6" w14:textId="77777777" w:rsidR="00C14289" w:rsidRDefault="00C14289" w:rsidP="00247383">
      <w:pPr>
        <w:rPr>
          <w:rFonts w:ascii="Garamond" w:eastAsia="Times New Roman" w:hAnsi="Garamond" w:cs="Times New Roman"/>
          <w:bCs/>
        </w:rPr>
      </w:pPr>
    </w:p>
    <w:p w14:paraId="27AEF34F" w14:textId="7E3E4BA1" w:rsidR="00282FFB" w:rsidRPr="00D30091" w:rsidRDefault="00282FFB" w:rsidP="00247383">
      <w:pPr>
        <w:rPr>
          <w:rFonts w:ascii="Garamond" w:eastAsia="Times New Roman" w:hAnsi="Garamond" w:cs="Times New Roman"/>
        </w:rPr>
      </w:pPr>
      <w:bookmarkStart w:id="5" w:name="MinWage"/>
      <w:bookmarkEnd w:id="5"/>
      <w:r w:rsidRPr="00D30091">
        <w:rPr>
          <w:rFonts w:ascii="Garamond" w:eastAsia="Times New Roman" w:hAnsi="Garamond" w:cs="Times New Roman"/>
          <w:bCs/>
        </w:rPr>
        <w:t>The federal minimum wage is currently $7.25 per hour. Do you favor or oppose raising the federal minimum wage</w:t>
      </w:r>
      <w:commentRangeStart w:id="6"/>
      <w:ins w:id="7" w:author="gaurav sood" w:date="2016-07-09T16:29:00Z">
        <w:r w:rsidR="00CB60F0">
          <w:rPr>
            <w:rFonts w:ascii="Garamond" w:eastAsia="Times New Roman" w:hAnsi="Garamond" w:cs="Times New Roman"/>
            <w:bCs/>
          </w:rPr>
          <w:t xml:space="preserve"> </w:t>
        </w:r>
        <w:r w:rsidR="00CB60F0" w:rsidRPr="00AE3180">
          <w:rPr>
            <w:rFonts w:ascii="Garamond" w:eastAsia="Times New Roman" w:hAnsi="Garamond" w:cs="Times New Roman"/>
            <w:bCs/>
          </w:rPr>
          <w:t>to $15 an hour</w:t>
        </w:r>
      </w:ins>
      <w:commentRangeEnd w:id="6"/>
      <w:r w:rsidR="001B0651">
        <w:rPr>
          <w:rStyle w:val="CommentReference"/>
        </w:rPr>
        <w:commentReference w:id="6"/>
      </w:r>
      <w:r w:rsidRPr="00D30091">
        <w:rPr>
          <w:rFonts w:ascii="Garamond" w:eastAsia="Times New Roman" w:hAnsi="Garamond" w:cs="Times New Roman"/>
          <w:bCs/>
        </w:rPr>
        <w:t>?</w:t>
      </w:r>
    </w:p>
    <w:p w14:paraId="7DB8EEFE" w14:textId="3D196E86"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p>
    <w:p w14:paraId="0514A7EF" w14:textId="77777777"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p>
    <w:p w14:paraId="616AA2B0" w14:textId="546150D2" w:rsidR="00282FFB" w:rsidRPr="00E639D2" w:rsidRDefault="00282FFB" w:rsidP="00247383">
      <w:pPr>
        <w:pStyle w:val="ListParagraph"/>
        <w:numPr>
          <w:ilvl w:val="0"/>
          <w:numId w:val="11"/>
        </w:numPr>
        <w:tabs>
          <w:tab w:val="left" w:pos="450"/>
        </w:tabs>
        <w:ind w:left="360"/>
        <w:rPr>
          <w:rFonts w:ascii="Garamond" w:hAnsi="Garamond" w:cs="Garamond"/>
        </w:rPr>
      </w:pPr>
      <w:r w:rsidRPr="00E639D2">
        <w:rPr>
          <w:rFonts w:ascii="Garamond" w:hAnsi="Garamond" w:cs="Garamond"/>
        </w:rPr>
        <w:t>Unsure</w:t>
      </w:r>
    </w:p>
    <w:p w14:paraId="52F02A2E" w14:textId="77777777" w:rsidR="00282FFB" w:rsidRPr="00E639D2" w:rsidRDefault="00282FFB"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2E80A13E" w14:textId="078B0C58" w:rsidR="000B488E" w:rsidRDefault="00D24442"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C65400A" w14:textId="77777777" w:rsidR="00E00A46" w:rsidRDefault="00E00A46" w:rsidP="0088588C">
      <w:pPr>
        <w:jc w:val="center"/>
        <w:rPr>
          <w:rFonts w:ascii="Garamond" w:eastAsia="Times New Roman" w:hAnsi="Garamond" w:cs="Times New Roman"/>
          <w:b/>
          <w:shd w:val="clear" w:color="auto" w:fill="FFFFFF"/>
        </w:rPr>
      </w:pPr>
    </w:p>
    <w:p w14:paraId="5C08B862" w14:textId="08E85A39" w:rsidR="00322428" w:rsidRPr="00D24442" w:rsidRDefault="00322428"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w:t>
      </w:r>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r w:rsidRPr="001B0651">
        <w:rPr>
          <w:rFonts w:ascii="Garamond" w:eastAsia="Times New Roman" w:hAnsi="Garamond" w:cs="Times New Roman"/>
          <w:b/>
          <w:highlight w:val="yellow"/>
          <w:shd w:val="clear" w:color="auto" w:fill="FFFFFF"/>
        </w:rPr>
        <w:t>Branched Question]</w:t>
      </w:r>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ins w:id="8" w:author="Kabir Khanna" w:date="2016-07-09T12:17:00Z"/>
          <w:rFonts w:ascii="Garamond" w:eastAsia="Times New Roman" w:hAnsi="Garamond" w:cs="Times New Roman"/>
          <w:shd w:val="clear" w:color="auto" w:fill="FFFFFF"/>
        </w:rPr>
      </w:pPr>
      <w:bookmarkStart w:id="9" w:name="Ideology"/>
      <w:bookmarkEnd w:id="9"/>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ins w:id="10" w:author="Kabir Khanna" w:date="2016-07-09T12:32:00Z"/>
          <w:rFonts w:ascii="Garamond" w:hAnsi="Garamond" w:cs="Garamond"/>
          <w:color w:val="000000"/>
        </w:rPr>
      </w:pPr>
      <w:ins w:id="11" w:author="Kabir Khanna" w:date="2016-07-09T12:32:00Z">
        <w:r>
          <w:rPr>
            <w:rFonts w:ascii="Garamond" w:hAnsi="Garamond" w:cs="Garamond"/>
            <w:color w:val="000000"/>
          </w:rPr>
          <w:t>Liberal</w:t>
        </w:r>
      </w:ins>
    </w:p>
    <w:p w14:paraId="4DB68391" w14:textId="40DCBE96" w:rsidR="00886BE3" w:rsidRPr="006460CA" w:rsidRDefault="00886BE3" w:rsidP="00886BE3">
      <w:pPr>
        <w:pStyle w:val="ListParagraph"/>
        <w:numPr>
          <w:ilvl w:val="0"/>
          <w:numId w:val="7"/>
        </w:numPr>
        <w:tabs>
          <w:tab w:val="left" w:pos="450"/>
        </w:tabs>
        <w:ind w:left="360"/>
        <w:rPr>
          <w:ins w:id="12" w:author="Kabir Khanna" w:date="2016-07-09T12:32:00Z"/>
          <w:rFonts w:ascii="Garamond" w:hAnsi="Garamond" w:cs="Garamond"/>
          <w:color w:val="000000"/>
        </w:rPr>
      </w:pPr>
      <w:ins w:id="13" w:author="Kabir Khanna" w:date="2016-07-09T12:32:00Z">
        <w:r>
          <w:rPr>
            <w:rFonts w:ascii="Garamond" w:hAnsi="Garamond" w:cs="Garamond"/>
            <w:color w:val="000000"/>
          </w:rPr>
          <w:t>Moderate</w:t>
        </w:r>
      </w:ins>
    </w:p>
    <w:p w14:paraId="6DE231CE" w14:textId="5F4E65E8" w:rsidR="00886BE3" w:rsidRPr="006460CA" w:rsidRDefault="00886BE3" w:rsidP="00886BE3">
      <w:pPr>
        <w:pStyle w:val="ListParagraph"/>
        <w:numPr>
          <w:ilvl w:val="0"/>
          <w:numId w:val="7"/>
        </w:numPr>
        <w:tabs>
          <w:tab w:val="left" w:pos="450"/>
        </w:tabs>
        <w:ind w:left="360"/>
        <w:rPr>
          <w:ins w:id="14" w:author="Kabir Khanna" w:date="2016-07-09T12:32:00Z"/>
          <w:rFonts w:ascii="Garamond" w:hAnsi="Garamond" w:cs="Garamond"/>
          <w:color w:val="000000"/>
        </w:rPr>
      </w:pPr>
      <w:ins w:id="15" w:author="Kabir Khanna" w:date="2016-07-09T12:32:00Z">
        <w:r>
          <w:rPr>
            <w:rFonts w:ascii="Garamond" w:hAnsi="Garamond" w:cs="Garamond"/>
            <w:color w:val="000000"/>
          </w:rPr>
          <w:t>Conservative</w:t>
        </w:r>
      </w:ins>
    </w:p>
    <w:p w14:paraId="3A020641" w14:textId="77777777" w:rsidR="00FB085C" w:rsidRPr="00607A0A" w:rsidRDefault="00FB085C" w:rsidP="00A101DF">
      <w:pPr>
        <w:rPr>
          <w:ins w:id="16" w:author="Kabir Khanna" w:date="2016-07-09T12:17:00Z"/>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ins w:id="17" w:author="Kabir Khanna" w:date="2016-07-09T12:32:00Z"/>
          <w:rFonts w:ascii="Garamond" w:hAnsi="Garamond" w:cs="Garamond"/>
          <w:color w:val="000000"/>
        </w:rPr>
      </w:pPr>
      <w:ins w:id="18" w:author="Kabir Khanna" w:date="2016-07-09T12:33:00Z">
        <w:r>
          <w:rPr>
            <w:rFonts w:ascii="Garamond" w:hAnsi="Garamond" w:cs="Garamond"/>
            <w:color w:val="000000"/>
          </w:rPr>
          <w:t>Very [liberal/conservative]</w:t>
        </w:r>
      </w:ins>
    </w:p>
    <w:p w14:paraId="21E0F108" w14:textId="632BEA6D" w:rsidR="00886BE3" w:rsidRPr="006460CA" w:rsidRDefault="00886BE3" w:rsidP="00886BE3">
      <w:pPr>
        <w:pStyle w:val="ListParagraph"/>
        <w:numPr>
          <w:ilvl w:val="0"/>
          <w:numId w:val="7"/>
        </w:numPr>
        <w:tabs>
          <w:tab w:val="left" w:pos="450"/>
        </w:tabs>
        <w:ind w:left="360"/>
        <w:rPr>
          <w:ins w:id="19" w:author="Kabir Khanna" w:date="2016-07-09T12:32:00Z"/>
          <w:rFonts w:ascii="Garamond" w:hAnsi="Garamond" w:cs="Garamond"/>
          <w:color w:val="000000"/>
        </w:rPr>
      </w:pPr>
      <w:ins w:id="20" w:author="Kabir Khanna" w:date="2016-07-09T12:33:00Z">
        <w:r>
          <w:rPr>
            <w:rFonts w:ascii="Garamond" w:hAnsi="Garamond" w:cs="Garamond"/>
            <w:color w:val="000000"/>
          </w:rPr>
          <w:t>Somewhat [liberal/conservative]</w:t>
        </w:r>
      </w:ins>
    </w:p>
    <w:p w14:paraId="0E648A5E" w14:textId="35173793" w:rsidR="00886BE3" w:rsidRDefault="00886BE3" w:rsidP="00886BE3">
      <w:pPr>
        <w:outlineLvl w:val="0"/>
        <w:rPr>
          <w:ins w:id="21" w:author="Kabir Khanna" w:date="2016-07-09T12:32:00Z"/>
          <w:rFonts w:ascii="Garamond" w:eastAsia="Times New Roman" w:hAnsi="Garamond" w:cs="Times New Roman"/>
          <w:shd w:val="clear" w:color="auto" w:fill="FFFFFF"/>
        </w:rPr>
      </w:pPr>
    </w:p>
    <w:p w14:paraId="3540E719" w14:textId="175FE0A9" w:rsidR="00FB085C" w:rsidRDefault="00886BE3" w:rsidP="00886BE3">
      <w:pPr>
        <w:outlineLvl w:val="0"/>
        <w:rPr>
          <w:ins w:id="22" w:author="Kabir Khanna" w:date="2016-07-09T12:33:00Z"/>
          <w:rFonts w:ascii="Garamond" w:eastAsia="Times New Roman" w:hAnsi="Garamond" w:cs="Times New Roman"/>
          <w:shd w:val="clear" w:color="auto" w:fill="FFFFFF"/>
        </w:rPr>
      </w:pPr>
      <w:ins w:id="23" w:author="Kabir Khanna" w:date="2016-07-09T12:28:00Z">
        <w:r w:rsidRPr="00821BA7">
          <w:rPr>
            <w:rFonts w:ascii="Garamond" w:eastAsia="Times New Roman" w:hAnsi="Garamond" w:cs="Times New Roman"/>
            <w:highlight w:val="yellow"/>
            <w:shd w:val="clear" w:color="auto" w:fill="FFFFFF"/>
          </w:rPr>
          <w:t>[If Moderate:]</w:t>
        </w:r>
        <w:r>
          <w:rPr>
            <w:rFonts w:ascii="Garamond" w:eastAsia="Times New Roman" w:hAnsi="Garamond" w:cs="Times New Roman"/>
            <w:shd w:val="clear" w:color="auto" w:fill="FFFFFF"/>
          </w:rPr>
          <w:t xml:space="preserve"> </w:t>
        </w:r>
        <w:commentRangeStart w:id="24"/>
        <w:r>
          <w:rPr>
            <w:rFonts w:ascii="Garamond" w:eastAsia="Times New Roman" w:hAnsi="Garamond" w:cs="Times New Roman"/>
            <w:shd w:val="clear" w:color="auto" w:fill="FFFFFF"/>
          </w:rPr>
          <w:t>Do you</w:t>
        </w:r>
      </w:ins>
      <w:ins w:id="25" w:author="Kabir Khanna" w:date="2016-07-09T12:37:00Z">
        <w:r w:rsidR="00785070">
          <w:rPr>
            <w:rFonts w:ascii="Garamond" w:eastAsia="Times New Roman" w:hAnsi="Garamond" w:cs="Times New Roman"/>
            <w:shd w:val="clear" w:color="auto" w:fill="FFFFFF"/>
          </w:rPr>
          <w:t xml:space="preserve"> tend to</w:t>
        </w:r>
      </w:ins>
      <w:ins w:id="26" w:author="Kabir Khanna" w:date="2016-07-09T12:28:00Z">
        <w:r>
          <w:rPr>
            <w:rFonts w:ascii="Garamond" w:eastAsia="Times New Roman" w:hAnsi="Garamond" w:cs="Times New Roman"/>
            <w:shd w:val="clear" w:color="auto" w:fill="FFFFFF"/>
          </w:rPr>
          <w:t xml:space="preserve"> </w:t>
        </w:r>
      </w:ins>
      <w:ins w:id="27" w:author="Kabir Khanna" w:date="2016-07-09T12:32:00Z">
        <w:r>
          <w:rPr>
            <w:rFonts w:ascii="Garamond" w:eastAsia="Times New Roman" w:hAnsi="Garamond" w:cs="Times New Roman"/>
            <w:shd w:val="clear" w:color="auto" w:fill="FFFFFF"/>
          </w:rPr>
          <w:t xml:space="preserve">lean </w:t>
        </w:r>
      </w:ins>
      <w:ins w:id="28" w:author="Kabir Khanna" w:date="2016-07-09T12:37:00Z">
        <w:r w:rsidR="00785070">
          <w:rPr>
            <w:rFonts w:ascii="Garamond" w:eastAsia="Times New Roman" w:hAnsi="Garamond" w:cs="Times New Roman"/>
            <w:shd w:val="clear" w:color="auto" w:fill="FFFFFF"/>
          </w:rPr>
          <w:t xml:space="preserve">toward the </w:t>
        </w:r>
      </w:ins>
      <w:ins w:id="29" w:author="Kabir Khanna" w:date="2016-07-09T12:32:00Z">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ins>
      <w:ins w:id="30" w:author="Kabir Khanna" w:date="2016-07-09T12:37:00Z">
        <w:r w:rsidR="00785070">
          <w:rPr>
            <w:rFonts w:ascii="Garamond" w:eastAsia="Times New Roman" w:hAnsi="Garamond" w:cs="Times New Roman"/>
            <w:shd w:val="clear" w:color="auto" w:fill="FFFFFF"/>
          </w:rPr>
          <w:t xml:space="preserve"> side</w:t>
        </w:r>
      </w:ins>
      <w:ins w:id="31" w:author="Kabir Khanna" w:date="2016-07-09T12:33:00Z">
        <w:r>
          <w:rPr>
            <w:rFonts w:ascii="Garamond" w:eastAsia="Times New Roman" w:hAnsi="Garamond" w:cs="Times New Roman"/>
            <w:shd w:val="clear" w:color="auto" w:fill="FFFFFF"/>
          </w:rPr>
          <w:t xml:space="preserve">, or </w:t>
        </w:r>
      </w:ins>
      <w:ins w:id="32" w:author="gaurav sood" w:date="2016-07-09T14:18:00Z">
        <w:r w:rsidR="005C11B9">
          <w:rPr>
            <w:rFonts w:ascii="Garamond" w:eastAsia="Times New Roman" w:hAnsi="Garamond" w:cs="Times New Roman"/>
            <w:shd w:val="clear" w:color="auto" w:fill="FFFFFF"/>
          </w:rPr>
          <w:t xml:space="preserve">toward </w:t>
        </w:r>
      </w:ins>
      <w:ins w:id="33" w:author="Kabir Khanna" w:date="2016-07-09T12:33:00Z">
        <w:r>
          <w:rPr>
            <w:rFonts w:ascii="Garamond" w:eastAsia="Times New Roman" w:hAnsi="Garamond" w:cs="Times New Roman"/>
            <w:shd w:val="clear" w:color="auto" w:fill="FFFFFF"/>
          </w:rPr>
          <w:t>neither</w:t>
        </w:r>
      </w:ins>
      <w:ins w:id="34" w:author="Kabir Khanna" w:date="2016-07-09T12:32:00Z">
        <w:r>
          <w:rPr>
            <w:rFonts w:ascii="Garamond" w:eastAsia="Times New Roman" w:hAnsi="Garamond" w:cs="Times New Roman"/>
            <w:shd w:val="clear" w:color="auto" w:fill="FFFFFF"/>
          </w:rPr>
          <w:t>?</w:t>
        </w:r>
      </w:ins>
      <w:commentRangeEnd w:id="24"/>
      <w:ins w:id="35" w:author="Kabir Khanna" w:date="2016-07-09T12:38:00Z">
        <w:r w:rsidR="007D5156">
          <w:rPr>
            <w:rStyle w:val="CommentReference"/>
          </w:rPr>
          <w:commentReference w:id="24"/>
        </w:r>
      </w:ins>
    </w:p>
    <w:p w14:paraId="70E0DC01" w14:textId="43CB206E" w:rsidR="00886BE3" w:rsidRPr="006460CA" w:rsidRDefault="00886BE3" w:rsidP="00886BE3">
      <w:pPr>
        <w:pStyle w:val="ListParagraph"/>
        <w:numPr>
          <w:ilvl w:val="0"/>
          <w:numId w:val="7"/>
        </w:numPr>
        <w:tabs>
          <w:tab w:val="left" w:pos="450"/>
        </w:tabs>
        <w:ind w:left="360"/>
        <w:rPr>
          <w:ins w:id="36" w:author="Kabir Khanna" w:date="2016-07-09T12:33:00Z"/>
          <w:rFonts w:ascii="Garamond" w:hAnsi="Garamond" w:cs="Garamond"/>
          <w:color w:val="000000"/>
        </w:rPr>
      </w:pPr>
      <w:ins w:id="37" w:author="Kabir Khanna" w:date="2016-07-09T12:33:00Z">
        <w:r>
          <w:rPr>
            <w:rFonts w:ascii="Garamond" w:hAnsi="Garamond" w:cs="Garamond"/>
            <w:color w:val="000000"/>
          </w:rPr>
          <w:t>Lean liberal</w:t>
        </w:r>
      </w:ins>
    </w:p>
    <w:p w14:paraId="7D64F63D" w14:textId="5E5A247E" w:rsidR="00886BE3" w:rsidRDefault="00886BE3" w:rsidP="00886BE3">
      <w:pPr>
        <w:pStyle w:val="ListParagraph"/>
        <w:numPr>
          <w:ilvl w:val="0"/>
          <w:numId w:val="7"/>
        </w:numPr>
        <w:tabs>
          <w:tab w:val="left" w:pos="450"/>
        </w:tabs>
        <w:ind w:left="360"/>
        <w:rPr>
          <w:ins w:id="38" w:author="Kabir Khanna" w:date="2016-07-09T12:33:00Z"/>
          <w:rFonts w:ascii="Garamond" w:hAnsi="Garamond" w:cs="Garamond"/>
          <w:color w:val="000000"/>
        </w:rPr>
      </w:pPr>
      <w:ins w:id="39" w:author="Kabir Khanna" w:date="2016-07-09T12:33:00Z">
        <w:r>
          <w:rPr>
            <w:rFonts w:ascii="Garamond" w:hAnsi="Garamond" w:cs="Garamond"/>
            <w:color w:val="000000"/>
          </w:rPr>
          <w:t>Lean conservative</w:t>
        </w:r>
      </w:ins>
    </w:p>
    <w:p w14:paraId="198E7AFF" w14:textId="0A11354C" w:rsidR="00886BE3" w:rsidRPr="006460CA" w:rsidRDefault="00886BE3" w:rsidP="00886BE3">
      <w:pPr>
        <w:pStyle w:val="ListParagraph"/>
        <w:numPr>
          <w:ilvl w:val="0"/>
          <w:numId w:val="7"/>
        </w:numPr>
        <w:tabs>
          <w:tab w:val="left" w:pos="450"/>
        </w:tabs>
        <w:ind w:left="360"/>
        <w:rPr>
          <w:ins w:id="40" w:author="Kabir Khanna" w:date="2016-07-09T12:33:00Z"/>
          <w:rFonts w:ascii="Garamond" w:hAnsi="Garamond" w:cs="Garamond"/>
          <w:color w:val="000000"/>
        </w:rPr>
      </w:pPr>
      <w:ins w:id="41" w:author="Kabir Khanna" w:date="2016-07-09T12:33:00Z">
        <w:r>
          <w:rPr>
            <w:rFonts w:ascii="Garamond" w:hAnsi="Garamond" w:cs="Garamond"/>
            <w:color w:val="000000"/>
          </w:rPr>
          <w:t>Neither</w:t>
        </w:r>
      </w:ins>
    </w:p>
    <w:p w14:paraId="73D524FD" w14:textId="77777777" w:rsidR="00DE3DBC" w:rsidRDefault="00DE3DBC">
      <w:pPr>
        <w:rPr>
          <w:ins w:id="42" w:author="Kabir Khanna" w:date="2016-07-09T12:59:00Z"/>
          <w:rFonts w:ascii="Garamond" w:hAnsi="Garamond"/>
          <w:b/>
        </w:rPr>
      </w:pPr>
      <w:ins w:id="43" w:author="Kabir Khanna" w:date="2016-07-09T12:59:00Z">
        <w:r>
          <w:rPr>
            <w:rFonts w:ascii="Garamond" w:hAnsi="Garamond"/>
            <w:b/>
          </w:rPr>
          <w:br w:type="page"/>
        </w:r>
      </w:ins>
    </w:p>
    <w:p w14:paraId="31B31FD1" w14:textId="452CB003" w:rsidR="007705FE" w:rsidRDefault="005559CC" w:rsidP="001B64D1">
      <w:pPr>
        <w:tabs>
          <w:tab w:val="left" w:pos="450"/>
        </w:tabs>
        <w:spacing w:after="200"/>
        <w:jc w:val="center"/>
        <w:rPr>
          <w:rFonts w:ascii="Garamond" w:hAnsi="Garamond"/>
          <w:b/>
        </w:rPr>
      </w:pPr>
      <w:bookmarkStart w:id="44" w:name="Numeracy"/>
      <w:bookmarkEnd w:id="44"/>
      <w:r w:rsidRPr="00AC4EE8">
        <w:rPr>
          <w:rFonts w:ascii="Garamond" w:hAnsi="Garamond"/>
          <w:b/>
        </w:rPr>
        <w:lastRenderedPageBreak/>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821BA7">
        <w:rPr>
          <w:rFonts w:ascii="Garamond" w:hAnsi="Garamond" w:cs="Garamond"/>
          <w:b/>
          <w:highlight w:val="yellow"/>
        </w:rPr>
        <w:t xml:space="preserve">[Note: </w:t>
      </w:r>
      <w:r w:rsidR="001B64D1" w:rsidRPr="00821BA7">
        <w:rPr>
          <w:rFonts w:ascii="Garamond" w:hAnsi="Garamond"/>
          <w:b/>
          <w:highlight w:val="yellow"/>
        </w:rPr>
        <w:t>Allow respondents to enter numbers between 0 and 100 (including decimals)</w:t>
      </w:r>
      <w:r w:rsidR="00D74E71" w:rsidRPr="00821BA7">
        <w:rPr>
          <w:rFonts w:ascii="Garamond" w:hAnsi="Garamond"/>
          <w:b/>
          <w:highlight w:val="yellow"/>
        </w:rPr>
        <w:t xml:space="preserve"> into text boxes</w:t>
      </w:r>
      <w:r w:rsidR="002D2D60">
        <w:rPr>
          <w:rFonts w:ascii="Garamond" w:hAnsi="Garamond"/>
          <w:b/>
          <w:highlight w:val="yellow"/>
        </w:rPr>
        <w:t xml:space="preserve"> placed below the item</w:t>
      </w:r>
      <w:r w:rsidR="001B64D1" w:rsidRPr="00821BA7">
        <w:rPr>
          <w:rFonts w:ascii="Garamond" w:hAnsi="Garamond"/>
          <w:b/>
          <w:highlight w:val="yellow"/>
        </w:rPr>
        <w:t>.]</w:t>
      </w:r>
    </w:p>
    <w:p w14:paraId="2B1DC0F3" w14:textId="77777777" w:rsidR="005559CC" w:rsidRPr="00311FFE" w:rsidRDefault="005559CC" w:rsidP="005559CC">
      <w:pPr>
        <w:pStyle w:val="Default"/>
        <w:rPr>
          <w:rFonts w:ascii="Garamond" w:hAnsi="Garamond" w:cs="Garamond"/>
        </w:rPr>
      </w:pPr>
    </w:p>
    <w:p w14:paraId="2F7FEF5D" w14:textId="36F24A70"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del w:id="45" w:author="gaurav sood" w:date="2016-07-09T14:20:00Z">
        <w:r w:rsidDel="00775396">
          <w:rPr>
            <w:rFonts w:ascii="Garamond" w:hAnsi="Garamond" w:cs="Garamond"/>
          </w:rPr>
          <w:delText xml:space="preserve"> [Answer: 500 times]</w:delText>
        </w:r>
      </w:del>
    </w:p>
    <w:p w14:paraId="5A0E8864" w14:textId="77777777" w:rsidR="005559CC" w:rsidRDefault="005559CC" w:rsidP="00ED66D0">
      <w:pPr>
        <w:pStyle w:val="Default"/>
        <w:rPr>
          <w:rFonts w:ascii="Garamond" w:hAnsi="Garamond" w:cs="Garamond"/>
        </w:rPr>
      </w:pPr>
    </w:p>
    <w:p w14:paraId="7A935AB6" w14:textId="221251A0"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del w:id="46" w:author="gaurav sood" w:date="2016-07-09T14:20:00Z">
        <w:r w:rsidDel="00775396">
          <w:rPr>
            <w:rFonts w:ascii="Garamond" w:hAnsi="Garamond" w:cs="Garamond"/>
          </w:rPr>
          <w:delText xml:space="preserve"> [Answer: 10 people]</w:delText>
        </w:r>
      </w:del>
    </w:p>
    <w:p w14:paraId="020BF806" w14:textId="77777777" w:rsidR="005559CC" w:rsidRDefault="005559CC" w:rsidP="00ED66D0">
      <w:pPr>
        <w:pStyle w:val="Default"/>
        <w:rPr>
          <w:rFonts w:ascii="Garamond" w:hAnsi="Garamond" w:cs="Garamond"/>
        </w:rPr>
      </w:pPr>
    </w:p>
    <w:p w14:paraId="2036B40E" w14:textId="427FBFD5" w:rsidR="005559CC" w:rsidRDefault="005559CC" w:rsidP="00ED66D0">
      <w:pPr>
        <w:pStyle w:val="Default"/>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w:t>
      </w:r>
      <w:del w:id="47" w:author="gaurav sood" w:date="2016-07-09T14:20:00Z">
        <w:r w:rsidRPr="00664DC5" w:rsidDel="00775396">
          <w:rPr>
            <w:rFonts w:ascii="Garamond" w:hAnsi="Garamond" w:cs="Garamond"/>
          </w:rPr>
          <w:delText xml:space="preserve"> </w:delText>
        </w:r>
        <w:r w:rsidDel="00775396">
          <w:rPr>
            <w:rFonts w:ascii="Garamond" w:hAnsi="Garamond" w:cs="Garamond"/>
          </w:rPr>
          <w:delText>[Answer: 100 people]</w:delText>
        </w:r>
      </w:del>
    </w:p>
    <w:p w14:paraId="6DA64791" w14:textId="77777777" w:rsidR="005559CC" w:rsidRDefault="005559CC" w:rsidP="00ED66D0">
      <w:pPr>
        <w:pStyle w:val="Default"/>
        <w:rPr>
          <w:rFonts w:ascii="Garamond" w:hAnsi="Garamond" w:cs="Garamond"/>
        </w:rPr>
      </w:pPr>
    </w:p>
    <w:p w14:paraId="1F146549" w14:textId="462C18BF" w:rsidR="005559CC" w:rsidRPr="009B2918" w:rsidRDefault="005559CC" w:rsidP="00ED66D0">
      <w:pPr>
        <w:pStyle w:val="Default"/>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del w:id="48" w:author="gaurav sood" w:date="2016-07-09T14:20:00Z">
        <w:r w:rsidRPr="00225BAC" w:rsidDel="00775396">
          <w:rPr>
            <w:rFonts w:ascii="Garamond" w:hAnsi="Garamond" w:cs="Garamond"/>
          </w:rPr>
          <w:delText xml:space="preserve"> </w:delText>
        </w:r>
        <w:r w:rsidDel="00775396">
          <w:rPr>
            <w:rFonts w:ascii="Garamond" w:hAnsi="Garamond" w:cs="Garamond"/>
          </w:rPr>
          <w:delText>[Answer: 20]</w:delText>
        </w:r>
      </w:del>
    </w:p>
    <w:p w14:paraId="6C7E72AA" w14:textId="77777777" w:rsidR="005559CC" w:rsidRDefault="005559CC" w:rsidP="00ED66D0">
      <w:pPr>
        <w:pStyle w:val="Default"/>
        <w:rPr>
          <w:rFonts w:ascii="Garamond" w:hAnsi="Garamond" w:cs="Garamond"/>
        </w:rPr>
      </w:pPr>
    </w:p>
    <w:p w14:paraId="4A01D918" w14:textId="286A2F40" w:rsidR="005559CC" w:rsidRPr="00664DC5"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del w:id="49" w:author="gaurav sood" w:date="2016-07-09T14:20:00Z">
        <w:r w:rsidDel="00775396">
          <w:rPr>
            <w:rFonts w:ascii="Garamond" w:hAnsi="Garamond" w:cs="Garamond"/>
          </w:rPr>
          <w:delText xml:space="preserve"> [Answer: .1]</w:delText>
        </w:r>
      </w:del>
    </w:p>
    <w:p w14:paraId="04A91E54" w14:textId="449A1D0E" w:rsidR="00BE478F" w:rsidRDefault="00BE478F" w:rsidP="00104304">
      <w:pPr>
        <w:jc w:val="center"/>
        <w:outlineLvl w:val="0"/>
        <w:rPr>
          <w:rFonts w:ascii="Garamond" w:hAnsi="Garamond"/>
          <w:b/>
        </w:rPr>
        <w:sectPr w:rsidR="00BE478F" w:rsidSect="00233099">
          <w:headerReference w:type="default" r:id="rId10"/>
          <w:footerReference w:type="default" r:id="rId11"/>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50" w:name="CVD1"/>
      <w:bookmarkEnd w:id="50"/>
      <w:r w:rsidRPr="00821BA7">
        <w:rPr>
          <w:rFonts w:ascii="Garamond" w:hAnsi="Garamond"/>
          <w:b/>
          <w:highlight w:val="yellow"/>
        </w:rPr>
        <w:lastRenderedPageBreak/>
        <w:t>[</w:t>
      </w:r>
      <w:r w:rsidR="00CE14C3" w:rsidRPr="00821BA7">
        <w:rPr>
          <w:rFonts w:ascii="Garamond" w:hAnsi="Garamond"/>
          <w:b/>
          <w:highlight w:val="yellow"/>
        </w:rPr>
        <w:t>Covariance Detection</w:t>
      </w:r>
      <w:r w:rsidR="00CA56D2" w:rsidRPr="00821BA7">
        <w:rPr>
          <w:rFonts w:ascii="Garamond" w:hAnsi="Garamond"/>
          <w:b/>
          <w:highlight w:val="yellow"/>
        </w:rPr>
        <w:t xml:space="preserve"> Task</w:t>
      </w:r>
      <w:r w:rsidR="00702C7B" w:rsidRPr="00821BA7">
        <w:rPr>
          <w:rFonts w:ascii="Garamond" w:hAnsi="Garamond"/>
          <w:b/>
          <w:highlight w:val="yellow"/>
        </w:rPr>
        <w:t xml:space="preserve"> 1</w:t>
      </w:r>
      <w:r w:rsidRPr="00821BA7">
        <w:rPr>
          <w:rFonts w:ascii="Garamond" w:hAnsi="Garamond"/>
          <w:b/>
          <w:highlight w:val="yellow"/>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1549C84B"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821BA7">
        <w:rPr>
          <w:rFonts w:ascii="Garamond" w:hAnsi="Garamond"/>
          <w:b/>
          <w:highlight w:val="yellow"/>
        </w:rPr>
        <w:t xml:space="preserve">[If </w:t>
      </w:r>
      <w:r w:rsidRPr="00821BA7">
        <w:rPr>
          <w:rFonts w:ascii="Garamond" w:hAnsi="Garamond"/>
          <w:b/>
          <w:highlight w:val="yellow"/>
        </w:rPr>
        <w:t xml:space="preserve">respondent is assigned to </w:t>
      </w:r>
      <w:r w:rsidR="00AA13FB" w:rsidRPr="00821BA7">
        <w:rPr>
          <w:rFonts w:ascii="Garamond" w:hAnsi="Garamond"/>
          <w:b/>
          <w:highlight w:val="yellow"/>
        </w:rPr>
        <w:t>Pro-Ban Condition,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78F32AB6" w:rsidR="00385D93" w:rsidRPr="001C3CC0" w:rsidRDefault="00AA13FB" w:rsidP="001C3CC0">
      <w:pPr>
        <w:spacing w:before="120" w:after="120"/>
        <w:outlineLvl w:val="0"/>
        <w:rPr>
          <w:rFonts w:ascii="Garamond" w:hAnsi="Garamond"/>
          <w:b/>
        </w:rPr>
      </w:pPr>
      <w:r w:rsidRPr="00821BA7">
        <w:rPr>
          <w:rFonts w:ascii="Garamond" w:hAnsi="Garamond"/>
          <w:b/>
          <w:highlight w:val="yellow"/>
        </w:rPr>
        <w:t>[</w:t>
      </w:r>
      <w:r w:rsidR="00B74712" w:rsidRPr="00821BA7">
        <w:rPr>
          <w:rFonts w:ascii="Garamond" w:hAnsi="Garamond"/>
          <w:b/>
          <w:highlight w:val="yellow"/>
        </w:rPr>
        <w:t>If respondent is assigned to Anti-Ban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77777777"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821BA7">
        <w:rPr>
          <w:rFonts w:ascii="Garamond" w:hAnsi="Garamond"/>
          <w:b/>
          <w:highlight w:val="yellow"/>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821BA7">
        <w:rPr>
          <w:rFonts w:ascii="Garamond" w:hAnsi="Garamond"/>
          <w:b/>
          <w:highlight w:val="yellow"/>
        </w:rPr>
        <w:lastRenderedPageBreak/>
        <w:t>[</w:t>
      </w:r>
      <w:r w:rsidR="00216373" w:rsidRPr="00821BA7">
        <w:rPr>
          <w:rFonts w:ascii="Garamond" w:hAnsi="Garamond"/>
          <w:b/>
          <w:highlight w:val="yellow"/>
        </w:rPr>
        <w:t>Covariance Detection Task</w:t>
      </w:r>
      <w:r w:rsidR="00702C7B" w:rsidRPr="00821BA7">
        <w:rPr>
          <w:rFonts w:ascii="Garamond" w:hAnsi="Garamond"/>
          <w:b/>
          <w:highlight w:val="yellow"/>
        </w:rPr>
        <w:t xml:space="preserve"> 1</w:t>
      </w:r>
      <w:r w:rsidR="00216373" w:rsidRPr="00821BA7">
        <w:rPr>
          <w:rFonts w:ascii="Garamond" w:hAnsi="Garamond"/>
          <w:b/>
          <w:highlight w:val="yellow"/>
        </w:rPr>
        <w:t>, continued</w:t>
      </w:r>
      <w:r w:rsidRPr="00821BA7">
        <w:rPr>
          <w:rFonts w:ascii="Garamond" w:hAnsi="Garamond"/>
          <w:b/>
          <w:highlight w:val="yellow"/>
        </w:rPr>
        <w:t>]</w:t>
      </w:r>
    </w:p>
    <w:p w14:paraId="0B8409AF" w14:textId="768656D3" w:rsidR="004C73E8" w:rsidRDefault="00C25779" w:rsidP="00757E33">
      <w:pPr>
        <w:shd w:val="clear" w:color="auto" w:fill="FFFFFF"/>
        <w:rPr>
          <w:rFonts w:ascii="Garamond" w:hAnsi="Garamond"/>
        </w:rPr>
      </w:pPr>
      <w:r>
        <w:rPr>
          <w:rFonts w:ascii="Garamond" w:hAnsi="Garamond"/>
        </w:rPr>
        <w:t>What result does the study support? [If respondent is assigned to Accuracy</w:t>
      </w:r>
      <w:r w:rsidR="00393159">
        <w:rPr>
          <w:rFonts w:ascii="Garamond" w:hAnsi="Garamond"/>
        </w:rPr>
        <w:t xml:space="preserve"> 1</w:t>
      </w:r>
      <w:r>
        <w:rPr>
          <w:rFonts w:ascii="Garamond" w:hAnsi="Garamond"/>
        </w:rPr>
        <w:t xml:space="preserve"> Condition, display following instruction on same line:]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65A1905D" w:rsidR="001E6149" w:rsidRDefault="004A61E0" w:rsidP="00C25779">
      <w:pPr>
        <w:tabs>
          <w:tab w:val="left" w:pos="450"/>
        </w:tabs>
        <w:spacing w:after="200"/>
        <w:jc w:val="center"/>
        <w:rPr>
          <w:rFonts w:ascii="Garamond" w:hAnsi="Garamond"/>
          <w:b/>
        </w:rPr>
      </w:pPr>
      <w:bookmarkStart w:id="51" w:name="PTQ"/>
      <w:bookmarkEnd w:id="51"/>
      <w:r w:rsidRPr="00821BA7">
        <w:rPr>
          <w:rFonts w:ascii="Garamond" w:hAnsi="Garamond"/>
          <w:b/>
          <w:highlight w:val="yellow"/>
        </w:rPr>
        <w:lastRenderedPageBreak/>
        <w:t>[</w:t>
      </w:r>
      <w:r w:rsidR="002A29B2" w:rsidRPr="00821BA7">
        <w:rPr>
          <w:rFonts w:ascii="Garamond" w:hAnsi="Garamond"/>
          <w:b/>
          <w:highlight w:val="yellow"/>
        </w:rPr>
        <w:t>Post-Treatment</w:t>
      </w:r>
      <w:r w:rsidR="001E6149" w:rsidRPr="00821BA7">
        <w:rPr>
          <w:rFonts w:ascii="Garamond" w:hAnsi="Garamond"/>
          <w:b/>
          <w:highlight w:val="yellow"/>
        </w:rPr>
        <w:t xml:space="preserve"> Question</w:t>
      </w:r>
      <w:r w:rsidR="00E07B48" w:rsidRPr="00821BA7">
        <w:rPr>
          <w:rFonts w:ascii="Garamond" w:hAnsi="Garamond"/>
          <w:b/>
          <w:highlight w:val="yellow"/>
        </w:rPr>
        <w:t>s</w:t>
      </w:r>
      <w:r w:rsidRPr="00821BA7">
        <w:rPr>
          <w:rFonts w:ascii="Garamond" w:hAnsi="Garamond"/>
          <w:b/>
          <w:highlight w:val="yellow"/>
        </w:rPr>
        <w:t>]</w:t>
      </w:r>
    </w:p>
    <w:p w14:paraId="7C4012B8" w14:textId="5AB286B2" w:rsidR="009059A4" w:rsidRPr="00C3700A" w:rsidRDefault="009059A4" w:rsidP="009059A4">
      <w:pPr>
        <w:pStyle w:val="Default"/>
        <w:rPr>
          <w:rFonts w:ascii="Garamond" w:hAnsi="Garamond" w:cs="Garamond"/>
        </w:rPr>
      </w:pPr>
      <w:proofErr w:type="gramStart"/>
      <w:r w:rsidRPr="00C3700A">
        <w:rPr>
          <w:rFonts w:ascii="Garamond" w:hAnsi="Garamond" w:cs="Garamond"/>
        </w:rPr>
        <w:t>A few questions about the study.</w:t>
      </w:r>
      <w:proofErr w:type="gramEnd"/>
    </w:p>
    <w:p w14:paraId="5D13C67D" w14:textId="77777777" w:rsidR="009059A4" w:rsidRDefault="009059A4" w:rsidP="009059A4">
      <w:pPr>
        <w:pStyle w:val="Default"/>
        <w:rPr>
          <w:rFonts w:ascii="Garamond" w:hAnsi="Garamond" w:cs="Garamond"/>
        </w:rPr>
      </w:pPr>
    </w:p>
    <w:p w14:paraId="49767DE8" w14:textId="58FE9A60" w:rsidR="007E4C4A" w:rsidRDefault="00A937C6" w:rsidP="00D40E00">
      <w:pPr>
        <w:pStyle w:val="Default"/>
        <w:rPr>
          <w:rFonts w:ascii="Garamond" w:hAnsi="Garamond" w:cs="Garamond"/>
        </w:rPr>
      </w:pPr>
      <w:bookmarkStart w:id="52" w:name="Strength"/>
      <w:bookmarkEnd w:id="52"/>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420082" w:rsidRPr="00821BA7">
        <w:rPr>
          <w:rFonts w:ascii="Garamond" w:hAnsi="Garamond" w:cs="Garamond"/>
          <w:b/>
          <w:highlight w:val="yellow"/>
        </w:rPr>
        <w:t>11</w:t>
      </w:r>
      <w:r w:rsidR="00284711" w:rsidRPr="00821BA7">
        <w:rPr>
          <w:rFonts w:ascii="Garamond" w:hAnsi="Garamond" w:cs="Garamond"/>
          <w:b/>
          <w:highlight w:val="yellow"/>
        </w:rPr>
        <w:t>-point scale from “Very p</w:t>
      </w:r>
      <w:r w:rsidRPr="00821BA7">
        <w:rPr>
          <w:rFonts w:ascii="Garamond" w:hAnsi="Garamond" w:cs="Garamond"/>
          <w:b/>
          <w:highlight w:val="yellow"/>
        </w:rPr>
        <w:t>oorly done” to “Very well done”</w:t>
      </w:r>
      <w:r w:rsidR="00026ACF" w:rsidRPr="00821BA7">
        <w:rPr>
          <w:rFonts w:ascii="Garamond" w:hAnsi="Garamond" w:cs="Garamond"/>
          <w:b/>
          <w:highlight w:val="yellow"/>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53" w:name="Convincing"/>
      <w:bookmarkEnd w:id="53"/>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665218" w:rsidRPr="00821BA7">
        <w:rPr>
          <w:rFonts w:ascii="Garamond" w:hAnsi="Garamond" w:cs="Garamond"/>
          <w:b/>
          <w:highlight w:val="yellow"/>
        </w:rPr>
        <w:t>11</w:t>
      </w:r>
      <w:r w:rsidR="00284711" w:rsidRPr="00821BA7">
        <w:rPr>
          <w:rFonts w:ascii="Garamond" w:hAnsi="Garamond" w:cs="Garamond"/>
          <w:b/>
          <w:highlight w:val="yellow"/>
        </w:rPr>
        <w:t>-point scale from “</w:t>
      </w:r>
      <w:r w:rsidR="00E336D4" w:rsidRPr="00821BA7">
        <w:rPr>
          <w:rFonts w:ascii="Garamond" w:hAnsi="Garamond" w:cs="Garamond"/>
          <w:b/>
          <w:highlight w:val="yellow"/>
        </w:rPr>
        <w:t>Completely unconvincing</w:t>
      </w:r>
      <w:r w:rsidR="00284711" w:rsidRPr="00821BA7">
        <w:rPr>
          <w:rFonts w:ascii="Garamond" w:hAnsi="Garamond" w:cs="Garamond"/>
          <w:b/>
          <w:highlight w:val="yellow"/>
        </w:rPr>
        <w:t>” to “</w:t>
      </w:r>
      <w:r w:rsidR="00E336D4" w:rsidRPr="00821BA7">
        <w:rPr>
          <w:rFonts w:ascii="Garamond" w:hAnsi="Garamond" w:cs="Garamond"/>
          <w:b/>
          <w:highlight w:val="yellow"/>
        </w:rPr>
        <w:t>Completely convincing</w:t>
      </w:r>
      <w:r w:rsidRPr="00821BA7">
        <w:rPr>
          <w:rFonts w:ascii="Garamond" w:hAnsi="Garamond" w:cs="Garamond"/>
          <w:b/>
          <w:highlight w:val="yellow"/>
        </w:rPr>
        <w:t>”</w:t>
      </w:r>
      <w:r w:rsidR="00504646" w:rsidRPr="00821BA7">
        <w:rPr>
          <w:rFonts w:ascii="Garamond" w:hAnsi="Garamond" w:cs="Garamond"/>
          <w:b/>
          <w:highlight w:val="yellow"/>
        </w:rPr>
        <w:t xml:space="preserve"> with “Neither </w:t>
      </w:r>
      <w:r w:rsidR="00E72573" w:rsidRPr="00821BA7">
        <w:rPr>
          <w:rFonts w:ascii="Garamond" w:hAnsi="Garamond" w:cs="Garamond"/>
          <w:b/>
          <w:highlight w:val="yellow"/>
        </w:rPr>
        <w:t>convincing nor unconvincing” in the middle</w:t>
      </w:r>
      <w:r w:rsidR="00026ACF" w:rsidRPr="00821BA7">
        <w:rPr>
          <w:rFonts w:ascii="Garamond" w:hAnsi="Garamond" w:cs="Garamond"/>
          <w:b/>
          <w:highlight w:val="yellow"/>
        </w:rPr>
        <w:t>.</w:t>
      </w:r>
      <w:r w:rsidRPr="00821BA7">
        <w:rPr>
          <w:rFonts w:ascii="Garamond" w:hAnsi="Garamond" w:cs="Garamond"/>
          <w:b/>
          <w:highlight w:val="yellow"/>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54" w:name="Bias"/>
      <w:bookmarkEnd w:id="54"/>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63486C">
        <w:rPr>
          <w:rFonts w:ascii="Garamond" w:hAnsi="Garamond" w:cs="Garamond"/>
          <w:b/>
          <w:highlight w:val="yellow"/>
        </w:rPr>
        <w:t>[</w:t>
      </w:r>
      <w:r w:rsidR="00F71925" w:rsidRPr="0063486C">
        <w:rPr>
          <w:rFonts w:ascii="Garamond" w:hAnsi="Garamond" w:cs="Garamond"/>
          <w:b/>
          <w:highlight w:val="yellow"/>
        </w:rPr>
        <w:t>PAGE BREAK</w:t>
      </w:r>
      <w:r w:rsidRPr="0063486C">
        <w:rPr>
          <w:rFonts w:ascii="Garamond" w:hAnsi="Garamond" w:cs="Garamond"/>
          <w:b/>
          <w:highlight w:val="yellow"/>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708F23D4" w14:textId="216E7D22" w:rsidR="007B2206" w:rsidRPr="00821BA7" w:rsidRDefault="006F20DC" w:rsidP="00821BA7">
      <w:pPr>
        <w:pStyle w:val="Default"/>
        <w:rPr>
          <w:rFonts w:ascii="Garamond" w:hAnsi="Garamond" w:cs="Garamond"/>
        </w:rPr>
      </w:pPr>
      <w:bookmarkStart w:id="55" w:name="Recall"/>
      <w:bookmarkStart w:id="56" w:name="_GoBack"/>
      <w:bookmarkEnd w:id="55"/>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r w:rsidR="00AB52EB">
        <w:rPr>
          <w:rFonts w:ascii="Garamond" w:hAnsi="Garamond" w:cs="Garamond"/>
        </w:rPr>
        <w:t xml:space="preserve"> You will earn an additional $0.</w:t>
      </w:r>
      <w:r w:rsidR="00F153BB">
        <w:rPr>
          <w:rFonts w:ascii="Garamond" w:hAnsi="Garamond" w:cs="Garamond"/>
        </w:rPr>
        <w:t>25</w:t>
      </w:r>
      <w:r w:rsidR="00AB52EB">
        <w:rPr>
          <w:rFonts w:ascii="Garamond" w:hAnsi="Garamond" w:cs="Garamond"/>
        </w:rPr>
        <w:t xml:space="preserve"> for each cell you fill out correctly.</w:t>
      </w:r>
    </w:p>
    <w:p w14:paraId="1533627D" w14:textId="77777777" w:rsidR="00A37417" w:rsidRDefault="00A37417" w:rsidP="007B2206">
      <w:pPr>
        <w:outlineLvl w:val="0"/>
        <w:rPr>
          <w:rFonts w:ascii="Garamond" w:hAnsi="Garamond"/>
        </w:rPr>
      </w:pPr>
    </w:p>
    <w:p w14:paraId="379B63AD" w14:textId="0E961A1A" w:rsidR="00A77E84" w:rsidRPr="00302F90" w:rsidRDefault="00830A71" w:rsidP="00A77E84">
      <w:pPr>
        <w:outlineLvl w:val="0"/>
        <w:rPr>
          <w:rFonts w:ascii="Garamond" w:hAnsi="Garamond"/>
          <w:b/>
        </w:rPr>
      </w:pPr>
      <w:r w:rsidRPr="00302F90">
        <w:rPr>
          <w:rFonts w:ascii="Garamond" w:hAnsi="Garamond"/>
          <w:b/>
        </w:rPr>
        <w:t>[If</w:t>
      </w:r>
      <w:r w:rsidR="00A77E84" w:rsidRPr="00302F90">
        <w:rPr>
          <w:rFonts w:ascii="Garamond" w:hAnsi="Garamond"/>
          <w:b/>
        </w:rPr>
        <w:t xml:space="preserve"> </w:t>
      </w:r>
      <w:r w:rsidR="001C27D0" w:rsidRPr="00302F90">
        <w:rPr>
          <w:rFonts w:ascii="Garamond" w:hAnsi="Garamond"/>
          <w:b/>
        </w:rPr>
        <w:t>respondent is assigned to Pro-Ban</w:t>
      </w:r>
      <w:r w:rsidR="00A77E84" w:rsidRPr="00302F90">
        <w:rPr>
          <w:rFonts w:ascii="Garamond" w:hAnsi="Garamond"/>
          <w:b/>
        </w:rPr>
        <w:t xml:space="preserve"> Condition</w:t>
      </w:r>
      <w:r w:rsidR="00C07C85" w:rsidRPr="00302F90">
        <w:rPr>
          <w:rFonts w:ascii="Garamond" w:hAnsi="Garamond"/>
          <w:b/>
        </w:rPr>
        <w:t>, display following table</w:t>
      </w:r>
      <w:r w:rsidRPr="00302F90">
        <w:rPr>
          <w:rFonts w:ascii="Garamond" w:hAnsi="Garamond"/>
          <w:b/>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5AA1EC8E" w:rsidR="007B2206" w:rsidRPr="00302F90" w:rsidRDefault="00830A71" w:rsidP="007B2206">
      <w:pPr>
        <w:outlineLvl w:val="0"/>
        <w:rPr>
          <w:rFonts w:ascii="Garamond" w:hAnsi="Garamond"/>
          <w:b/>
        </w:rPr>
      </w:pPr>
      <w:r w:rsidRPr="00302F90">
        <w:rPr>
          <w:rFonts w:ascii="Garamond" w:hAnsi="Garamond"/>
          <w:b/>
        </w:rPr>
        <w:t>[</w:t>
      </w:r>
      <w:r w:rsidR="001C27D0" w:rsidRPr="00302F90">
        <w:rPr>
          <w:rFonts w:ascii="Garamond" w:hAnsi="Garamond"/>
          <w:b/>
        </w:rPr>
        <w:t>If respondent is assigned to Anti-Ban Condition, display following table:</w:t>
      </w:r>
      <w:r w:rsidRPr="00302F90">
        <w:rPr>
          <w:rFonts w:ascii="Garamond" w:hAnsi="Garamond"/>
          <w:b/>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1D012759" w14:textId="77777777" w:rsidR="00CF15C8" w:rsidRDefault="00CF15C8" w:rsidP="00CF15C8">
      <w:pPr>
        <w:pStyle w:val="Default"/>
        <w:jc w:val="center"/>
        <w:rPr>
          <w:rFonts w:ascii="Garamond" w:hAnsi="Garamond" w:cs="Garamond"/>
          <w:b/>
        </w:rPr>
      </w:pPr>
    </w:p>
    <w:p w14:paraId="79CDF9BF" w14:textId="207E0136" w:rsidR="00CF15C8" w:rsidRPr="00CF15C8" w:rsidRDefault="00CF15C8" w:rsidP="00CF15C8">
      <w:pPr>
        <w:pStyle w:val="Default"/>
        <w:jc w:val="center"/>
        <w:rPr>
          <w:rFonts w:ascii="Garamond" w:hAnsi="Garamond" w:cs="Garamond"/>
          <w:b/>
        </w:rPr>
      </w:pPr>
      <w:r w:rsidRPr="00821BA7">
        <w:rPr>
          <w:rFonts w:ascii="Garamond" w:hAnsi="Garamond" w:cs="Garamond"/>
          <w:b/>
          <w:highlight w:val="yellow"/>
        </w:rPr>
        <w:t>[PAGE BREAK]</w:t>
      </w:r>
    </w:p>
    <w:bookmarkEnd w:id="56"/>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57" w:name="CVD2"/>
      <w:bookmarkEnd w:id="57"/>
      <w:r w:rsidRPr="00821BA7">
        <w:rPr>
          <w:rFonts w:ascii="Garamond" w:hAnsi="Garamond"/>
          <w:b/>
          <w:highlight w:val="yellow"/>
        </w:rPr>
        <w:lastRenderedPageBreak/>
        <w:t>[</w:t>
      </w:r>
      <w:r w:rsidR="00702C7B" w:rsidRPr="00821BA7">
        <w:rPr>
          <w:rFonts w:ascii="Garamond" w:hAnsi="Garamond"/>
          <w:b/>
          <w:highlight w:val="yellow"/>
        </w:rPr>
        <w:t>Covariance Detection Task 2</w:t>
      </w:r>
      <w:r w:rsidRPr="00821BA7">
        <w:rPr>
          <w:rFonts w:ascii="Garamond" w:hAnsi="Garamond"/>
          <w:b/>
          <w:highlight w:val="yellow"/>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69B9AB40"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636F22B3" w:rsidR="000D6281" w:rsidRPr="00E71E7B" w:rsidRDefault="000D6281" w:rsidP="00E71E7B">
      <w:pPr>
        <w:spacing w:before="120" w:after="120"/>
        <w:outlineLvl w:val="0"/>
        <w:rPr>
          <w:rFonts w:ascii="Garamond" w:hAnsi="Garamond"/>
          <w:b/>
        </w:rPr>
      </w:pPr>
      <w:r w:rsidRPr="00821BA7">
        <w:rPr>
          <w:rFonts w:ascii="Garamond" w:hAnsi="Garamond"/>
          <w:b/>
          <w:highlight w:val="yellow"/>
        </w:rPr>
        <w:t>[</w:t>
      </w:r>
      <w:r w:rsidR="00D75DAC" w:rsidRPr="00821BA7">
        <w:rPr>
          <w:rFonts w:ascii="Garamond" w:hAnsi="Garamond"/>
          <w:b/>
          <w:highlight w:val="yellow"/>
        </w:rPr>
        <w:t>I</w:t>
      </w:r>
      <w:r w:rsidR="00B37B75" w:rsidRPr="00821BA7">
        <w:rPr>
          <w:rFonts w:ascii="Garamond" w:hAnsi="Garamond"/>
          <w:b/>
          <w:highlight w:val="yellow"/>
        </w:rPr>
        <w:t>f respondent is assigned to Pro-Wage Condition, display following table:</w:t>
      </w:r>
      <w:r w:rsidRPr="00821BA7">
        <w:rPr>
          <w:rFonts w:ascii="Garamond" w:hAnsi="Garamond"/>
          <w:b/>
          <w:highlight w:val="yellow"/>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37920D0F"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3392A000"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42EAD9A4" w:rsidR="000D6281" w:rsidRPr="00E71E7B" w:rsidRDefault="00DC2EBB" w:rsidP="00E71E7B">
      <w:pPr>
        <w:spacing w:before="120" w:after="120"/>
        <w:outlineLvl w:val="0"/>
        <w:rPr>
          <w:rFonts w:ascii="Garamond" w:hAnsi="Garamond"/>
          <w:b/>
        </w:rPr>
      </w:pPr>
      <w:r w:rsidRPr="00821BA7">
        <w:rPr>
          <w:rFonts w:ascii="Garamond" w:hAnsi="Garamond"/>
          <w:b/>
          <w:highlight w:val="yellow"/>
        </w:rPr>
        <w:t>[</w:t>
      </w:r>
      <w:r w:rsidR="00B37B75" w:rsidRPr="00821BA7">
        <w:rPr>
          <w:rFonts w:ascii="Garamond" w:hAnsi="Garamond"/>
          <w:b/>
          <w:highlight w:val="yellow"/>
        </w:rPr>
        <w:t>If respondent is assigned to Anti-Wage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528155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6DF9855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77777777"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Pr>
          <w:rFonts w:ascii="Garamond" w:hAnsi="Garamond"/>
          <w:b/>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821BA7">
        <w:rPr>
          <w:rFonts w:ascii="Garamond" w:hAnsi="Garamond"/>
          <w:b/>
          <w:highlight w:val="yellow"/>
        </w:rPr>
        <w:lastRenderedPageBreak/>
        <w:t>[</w:t>
      </w:r>
      <w:r w:rsidR="00702C7B" w:rsidRPr="00821BA7">
        <w:rPr>
          <w:rFonts w:ascii="Garamond" w:hAnsi="Garamond"/>
          <w:b/>
          <w:highlight w:val="yellow"/>
        </w:rPr>
        <w:t>Covariance Detection Task 2, continued</w:t>
      </w:r>
      <w:r w:rsidRPr="00821BA7">
        <w:rPr>
          <w:rFonts w:ascii="Garamond" w:hAnsi="Garamond"/>
          <w:b/>
          <w:highlight w:val="yellow"/>
        </w:rPr>
        <w:t>]</w:t>
      </w:r>
    </w:p>
    <w:p w14:paraId="7C494C7B" w14:textId="654D8626" w:rsidR="00702C7B" w:rsidRDefault="00702C7B" w:rsidP="00702C7B">
      <w:pPr>
        <w:shd w:val="clear" w:color="auto" w:fill="FFFFFF"/>
        <w:rPr>
          <w:rFonts w:ascii="Garamond" w:hAnsi="Garamond"/>
        </w:rPr>
      </w:pPr>
      <w:r>
        <w:rPr>
          <w:rFonts w:ascii="Garamond" w:hAnsi="Garamond"/>
        </w:rPr>
        <w:t>What result does the study support? [</w:t>
      </w:r>
      <w:r w:rsidR="0019643A">
        <w:rPr>
          <w:rFonts w:ascii="Garamond" w:hAnsi="Garamond"/>
        </w:rPr>
        <w:t xml:space="preserve">If </w:t>
      </w:r>
      <w:r w:rsidR="00853A01">
        <w:rPr>
          <w:rFonts w:ascii="Garamond" w:hAnsi="Garamond"/>
        </w:rPr>
        <w:t xml:space="preserve">respondent is assigned to </w:t>
      </w:r>
      <w:r w:rsidR="0019643A">
        <w:rPr>
          <w:rFonts w:ascii="Garamond" w:hAnsi="Garamond"/>
        </w:rPr>
        <w:t>Accuracy</w:t>
      </w:r>
      <w:r w:rsidR="00853A01">
        <w:rPr>
          <w:rFonts w:ascii="Garamond" w:hAnsi="Garamond"/>
        </w:rPr>
        <w:t xml:space="preserve"> 2</w:t>
      </w:r>
      <w:r w:rsidR="0019643A">
        <w:rPr>
          <w:rFonts w:ascii="Garamond" w:hAnsi="Garamond"/>
        </w:rPr>
        <w:t xml:space="preserve"> Condition</w:t>
      </w:r>
      <w:r w:rsidR="007749F4">
        <w:rPr>
          <w:rFonts w:ascii="Garamond" w:hAnsi="Garamond"/>
        </w:rPr>
        <w:t>, display following instruction on same line</w:t>
      </w:r>
      <w:r>
        <w:rPr>
          <w:rFonts w:ascii="Garamond" w:hAnsi="Garamond"/>
        </w:rPr>
        <w:t xml:space="preserve">:] </w:t>
      </w:r>
      <w:r w:rsidRPr="00757E33">
        <w:rPr>
          <w:rFonts w:ascii="Garamond" w:eastAsia="Times New Roman" w:hAnsi="Garamond" w:cs="Arial"/>
          <w:b/>
          <w:bCs/>
          <w:color w:val="000000"/>
        </w:rPr>
        <w:t>We will give you 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1565CB11" w:rsidR="000D6281" w:rsidRPr="001878EA" w:rsidRDefault="00970693" w:rsidP="00CF15C8">
      <w:pPr>
        <w:jc w:val="center"/>
        <w:rPr>
          <w:rFonts w:ascii="Garamond" w:hAnsi="Garamond"/>
          <w:b/>
        </w:rPr>
      </w:pPr>
      <w:bookmarkStart w:id="58" w:name="Debriefing"/>
      <w:bookmarkEnd w:id="58"/>
      <w:r w:rsidRPr="00821BA7">
        <w:rPr>
          <w:rFonts w:ascii="Garamond" w:hAnsi="Garamond"/>
          <w:b/>
          <w:highlight w:val="yellow"/>
        </w:rPr>
        <w:lastRenderedPageBreak/>
        <w:t>[</w:t>
      </w:r>
      <w:r w:rsidR="001878EA" w:rsidRPr="00821BA7">
        <w:rPr>
          <w:rFonts w:ascii="Garamond" w:hAnsi="Garamond"/>
          <w:b/>
          <w:highlight w:val="yellow"/>
        </w:rPr>
        <w:t>Debriefing</w:t>
      </w:r>
      <w:r w:rsidRPr="00821BA7">
        <w:rPr>
          <w:rFonts w:ascii="Garamond" w:hAnsi="Garamond"/>
          <w:b/>
          <w:highlight w:val="yellow"/>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abir Khanna" w:date="2016-07-09T13:38:00Z" w:initials="KK">
    <w:p w14:paraId="4B52387F" w14:textId="7FAF151B" w:rsidR="00391F65" w:rsidRDefault="00391F65">
      <w:pPr>
        <w:pStyle w:val="CommentText"/>
      </w:pPr>
      <w:r>
        <w:rPr>
          <w:rStyle w:val="CommentReference"/>
        </w:rPr>
        <w:annotationRef/>
      </w:r>
      <w:r>
        <w:t>We can lower costs by not incentivizing the recall task.</w:t>
      </w:r>
      <w:r w:rsidR="00E14891">
        <w:t xml:space="preserve"> But we may see more variation in performance without it.</w:t>
      </w:r>
    </w:p>
  </w:comment>
  <w:comment w:id="6" w:author="Kabir Khanna" w:date="2016-07-09T18:09:00Z" w:initials="KK">
    <w:p w14:paraId="248EF5AB" w14:textId="4307C08F" w:rsidR="001B0651" w:rsidRDefault="001B0651">
      <w:pPr>
        <w:pStyle w:val="CommentText"/>
      </w:pPr>
      <w:r>
        <w:rPr>
          <w:rStyle w:val="CommentReference"/>
        </w:rPr>
        <w:annotationRef/>
      </w:r>
      <w:r>
        <w:rPr>
          <w:rStyle w:val="CommentReference"/>
        </w:rPr>
        <w:annotationRef/>
      </w:r>
      <w:r w:rsidRPr="004B439F">
        <w:t>Source: Associated Press-NORC Economic Issues Survey, Jan, 2016</w:t>
      </w:r>
      <w:r>
        <w:t xml:space="preserve"> (48% favor, 40% oppose, 12% neither).</w:t>
      </w:r>
    </w:p>
  </w:comment>
  <w:comment w:id="24" w:author="Kabir Khanna" w:date="2016-07-09T12:59:00Z" w:initials="KK">
    <w:p w14:paraId="10EB708F" w14:textId="42523C75" w:rsidR="0071172F" w:rsidRDefault="0071172F">
      <w:pPr>
        <w:pStyle w:val="CommentText"/>
      </w:pPr>
      <w:r>
        <w:rPr>
          <w:rStyle w:val="CommentReference"/>
        </w:rPr>
        <w:annotationRef/>
      </w:r>
      <w:r>
        <w:t>Adapted from Pew item, but included option for neither.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52387F" w15:done="0"/>
  <w15:commentEx w15:paraId="17574E2B" w15:done="0"/>
  <w15:commentEx w15:paraId="458F77CD" w15:done="0"/>
  <w15:commentEx w15:paraId="0BB4FD47" w15:done="0"/>
  <w15:commentEx w15:paraId="34A014D9" w15:done="0"/>
  <w15:commentEx w15:paraId="2191A3DC" w15:done="0"/>
  <w15:commentEx w15:paraId="688E18AA" w15:done="0"/>
  <w15:commentEx w15:paraId="10EB708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C14AFF" w14:textId="77777777" w:rsidR="004B2E10" w:rsidRDefault="004B2E10" w:rsidP="00815DDA">
      <w:r>
        <w:separator/>
      </w:r>
    </w:p>
  </w:endnote>
  <w:endnote w:type="continuationSeparator" w:id="0">
    <w:p w14:paraId="790476F2" w14:textId="77777777" w:rsidR="004B2E10" w:rsidRDefault="004B2E10"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1CB26" w14:textId="2EA624D3" w:rsidR="0071172F" w:rsidRPr="002E3AE2" w:rsidRDefault="0071172F"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63486C">
      <w:rPr>
        <w:rStyle w:val="PageNumber"/>
        <w:rFonts w:ascii="Garamond" w:hAnsi="Garamond"/>
        <w:noProof/>
      </w:rPr>
      <w:t>7</w:t>
    </w:r>
    <w:r w:rsidRPr="002E3AE2">
      <w:rPr>
        <w:rStyle w:val="PageNumber"/>
        <w:rFonts w:ascii="Garamond" w:hAnsi="Garamond"/>
      </w:rPr>
      <w:fldChar w:fldCharType="end"/>
    </w:r>
    <w:r w:rsidR="009C156D">
      <w:rPr>
        <w:rStyle w:val="PageNumber"/>
        <w:rFonts w:ascii="Garamond" w:hAnsi="Garamond"/>
      </w:rPr>
      <w:t xml:space="preserve"> of 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29FA3E" w14:textId="77777777" w:rsidR="004B2E10" w:rsidRDefault="004B2E10" w:rsidP="00815DDA">
      <w:r>
        <w:separator/>
      </w:r>
    </w:p>
  </w:footnote>
  <w:footnote w:type="continuationSeparator" w:id="0">
    <w:p w14:paraId="0EFBD1CF" w14:textId="77777777" w:rsidR="004B2E10" w:rsidRDefault="004B2E10"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BE7DB" w14:textId="60683A85" w:rsidR="00AB1811" w:rsidRDefault="00AB1811" w:rsidP="00AB1811">
    <w:pPr>
      <w:pStyle w:val="Header"/>
      <w:jc w:val="right"/>
      <w:rPr>
        <w:rFonts w:ascii="Garamond" w:hAnsi="Garamond"/>
      </w:rPr>
    </w:pPr>
    <w:r w:rsidRPr="00AB1811">
      <w:rPr>
        <w:rFonts w:ascii="Garamond" w:hAnsi="Garamond"/>
      </w:rPr>
      <w:t>Updated: July 9, 2016</w:t>
    </w:r>
  </w:p>
  <w:p w14:paraId="16A7789B" w14:textId="77777777" w:rsidR="001B64D1" w:rsidRPr="00AB1811" w:rsidRDefault="001B64D1" w:rsidP="00AB1811">
    <w:pPr>
      <w:pStyle w:val="Header"/>
      <w:jc w:val="right"/>
      <w:rPr>
        <w:rFonts w:ascii="Garamond" w:hAnsi="Garamond"/>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urav sood">
    <w15:presenceInfo w15:providerId="Windows Live" w15:userId="cb5087f3b7eefd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6A2B"/>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0651"/>
    <w:rsid w:val="001B1BEF"/>
    <w:rsid w:val="001B3E70"/>
    <w:rsid w:val="001B439F"/>
    <w:rsid w:val="001B64D1"/>
    <w:rsid w:val="001B68EC"/>
    <w:rsid w:val="001C0AA2"/>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72D1"/>
    <w:rsid w:val="00260A46"/>
    <w:rsid w:val="00262181"/>
    <w:rsid w:val="00263A31"/>
    <w:rsid w:val="00263C1A"/>
    <w:rsid w:val="00264141"/>
    <w:rsid w:val="002644F9"/>
    <w:rsid w:val="00265522"/>
    <w:rsid w:val="0026591E"/>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7B1"/>
    <w:rsid w:val="00344ABA"/>
    <w:rsid w:val="00345158"/>
    <w:rsid w:val="0034716B"/>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821"/>
    <w:rsid w:val="003E1F0C"/>
    <w:rsid w:val="003E2113"/>
    <w:rsid w:val="003E2694"/>
    <w:rsid w:val="003E3DD5"/>
    <w:rsid w:val="003E454E"/>
    <w:rsid w:val="003F0A2E"/>
    <w:rsid w:val="003F0A90"/>
    <w:rsid w:val="003F0DDD"/>
    <w:rsid w:val="003F2003"/>
    <w:rsid w:val="003F438E"/>
    <w:rsid w:val="00400E5B"/>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6760"/>
    <w:rsid w:val="004C1701"/>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A21"/>
    <w:rsid w:val="005E22A2"/>
    <w:rsid w:val="005E5C15"/>
    <w:rsid w:val="005F006C"/>
    <w:rsid w:val="005F1448"/>
    <w:rsid w:val="005F1CBF"/>
    <w:rsid w:val="005F252D"/>
    <w:rsid w:val="005F2A0D"/>
    <w:rsid w:val="005F2E57"/>
    <w:rsid w:val="005F3487"/>
    <w:rsid w:val="005F376D"/>
    <w:rsid w:val="005F46E7"/>
    <w:rsid w:val="005F69EE"/>
    <w:rsid w:val="006003F4"/>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44CF"/>
    <w:rsid w:val="0063486C"/>
    <w:rsid w:val="006367BE"/>
    <w:rsid w:val="00641AC7"/>
    <w:rsid w:val="00642E2E"/>
    <w:rsid w:val="0064302F"/>
    <w:rsid w:val="00643652"/>
    <w:rsid w:val="0064438D"/>
    <w:rsid w:val="006460CA"/>
    <w:rsid w:val="00646FD1"/>
    <w:rsid w:val="00647C46"/>
    <w:rsid w:val="006514E7"/>
    <w:rsid w:val="00652583"/>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1BA7"/>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8588C"/>
    <w:rsid w:val="00886764"/>
    <w:rsid w:val="00886BE3"/>
    <w:rsid w:val="00890609"/>
    <w:rsid w:val="0089230D"/>
    <w:rsid w:val="00895D98"/>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E28FC"/>
    <w:rsid w:val="008E2E5E"/>
    <w:rsid w:val="008E3F3C"/>
    <w:rsid w:val="008E527D"/>
    <w:rsid w:val="008E5E15"/>
    <w:rsid w:val="008E72F6"/>
    <w:rsid w:val="008E77D8"/>
    <w:rsid w:val="008F074E"/>
    <w:rsid w:val="008F2394"/>
    <w:rsid w:val="008F3796"/>
    <w:rsid w:val="008F46E5"/>
    <w:rsid w:val="008F5372"/>
    <w:rsid w:val="008F7116"/>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30AF"/>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6922"/>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37AD"/>
    <w:rsid w:val="00BC47F8"/>
    <w:rsid w:val="00BC5EC8"/>
    <w:rsid w:val="00BD19FE"/>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896"/>
    <w:rsid w:val="00CB52D1"/>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171A"/>
    <w:rsid w:val="00DB40B6"/>
    <w:rsid w:val="00DB637A"/>
    <w:rsid w:val="00DB6D16"/>
    <w:rsid w:val="00DB6EEF"/>
    <w:rsid w:val="00DC1EB9"/>
    <w:rsid w:val="00DC2EBB"/>
    <w:rsid w:val="00DC5E90"/>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200D9"/>
    <w:rsid w:val="00F218BC"/>
    <w:rsid w:val="00F21A58"/>
    <w:rsid w:val="00F2533F"/>
    <w:rsid w:val="00F276FE"/>
    <w:rsid w:val="00F3129A"/>
    <w:rsid w:val="00F337BD"/>
    <w:rsid w:val="00F35463"/>
    <w:rsid w:val="00F36B8E"/>
    <w:rsid w:val="00F40D3D"/>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4FA"/>
    <w:rsid w:val="00FC1B5E"/>
    <w:rsid w:val="00FC3B7F"/>
    <w:rsid w:val="00FC46B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5"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1313C-DDFE-C54A-8624-1E3BD1959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10</Pages>
  <Words>1634</Words>
  <Characters>9316</Characters>
  <Application>Microsoft Macintosh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264</cp:revision>
  <dcterms:created xsi:type="dcterms:W3CDTF">2016-07-06T19:09:00Z</dcterms:created>
  <dcterms:modified xsi:type="dcterms:W3CDTF">2016-07-09T22:11:00Z</dcterms:modified>
</cp:coreProperties>
</file>