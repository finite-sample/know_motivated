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81488E" w14:textId="5A8E3702" w:rsidR="00DA1D71" w:rsidRDefault="00D23531" w:rsidP="00DA1D71">
      <w:pPr>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07C812A2"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 xml:space="preserve">There are four independent randomizations in the survey. Respondents should be randomly assigned to one condition in each of the </w:t>
      </w:r>
      <w:r w:rsidR="00CB4640">
        <w:rPr>
          <w:rFonts w:ascii="Garamond" w:hAnsi="Garamond"/>
        </w:rPr>
        <w:t xml:space="preserve">three </w:t>
      </w:r>
      <w:r w:rsidR="00546816">
        <w:rPr>
          <w:rFonts w:ascii="Garamond" w:hAnsi="Garamond"/>
        </w:rPr>
        <w:t>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p>
    <w:p w14:paraId="3510751E" w14:textId="77777777" w:rsidR="00340920" w:rsidRDefault="00340920" w:rsidP="00546816">
      <w:pPr>
        <w:rPr>
          <w:rFonts w:ascii="Garamond" w:hAnsi="Garamond"/>
        </w:rPr>
      </w:pPr>
    </w:p>
    <w:p w14:paraId="5369E1AE" w14:textId="587DE6B3"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w:t>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7FF0B5BB" w14:textId="1F321657" w:rsidR="006A061F" w:rsidRPr="006326A1" w:rsidRDefault="00696772" w:rsidP="006A061F">
      <w:pPr>
        <w:pStyle w:val="ListParagraph"/>
        <w:numPr>
          <w:ilvl w:val="0"/>
          <w:numId w:val="28"/>
        </w:numPr>
        <w:rPr>
          <w:rFonts w:ascii="Garamond" w:hAnsi="Garamond"/>
          <w:b/>
        </w:rPr>
      </w:pPr>
      <w:r w:rsidRPr="006326A1">
        <w:rPr>
          <w:rFonts w:ascii="Garamond" w:hAnsi="Garamond"/>
          <w:b/>
        </w:rPr>
        <w:t>CONTROL</w:t>
      </w:r>
      <w:r w:rsidR="006326A1">
        <w:rPr>
          <w:rFonts w:ascii="Garamond" w:hAnsi="Garamond"/>
          <w:b/>
        </w:rPr>
        <w:t xml:space="preserve"> </w:t>
      </w:r>
      <w:r w:rsidRPr="006326A1">
        <w:rPr>
          <w:rFonts w:ascii="Garamond" w:hAnsi="Garamond"/>
          <w:b/>
        </w:rPr>
        <w:t>1</w:t>
      </w:r>
      <w:r w:rsidR="006A061F" w:rsidRPr="006326A1">
        <w:rPr>
          <w:rFonts w:ascii="Garamond" w:hAnsi="Garamond"/>
          <w:b/>
        </w:rPr>
        <w:t xml:space="preserve"> vs. </w:t>
      </w:r>
      <w:r w:rsidRPr="006326A1">
        <w:rPr>
          <w:rFonts w:ascii="Garamond" w:hAnsi="Garamond"/>
          <w:b/>
        </w:rPr>
        <w:t>ACCURACY 1</w:t>
      </w:r>
    </w:p>
    <w:p w14:paraId="404F86EB" w14:textId="0413ABEE" w:rsidR="006A061F" w:rsidRPr="006326A1" w:rsidRDefault="00696772" w:rsidP="006A061F">
      <w:pPr>
        <w:pStyle w:val="ListParagraph"/>
        <w:numPr>
          <w:ilvl w:val="0"/>
          <w:numId w:val="28"/>
        </w:numPr>
        <w:rPr>
          <w:rFonts w:ascii="Garamond" w:hAnsi="Garamond"/>
          <w:b/>
        </w:rPr>
      </w:pPr>
      <w:r w:rsidRPr="006326A1">
        <w:rPr>
          <w:rFonts w:ascii="Garamond" w:hAnsi="Garamond"/>
          <w:b/>
        </w:rPr>
        <w:t>PRO-WAGE</w:t>
      </w:r>
      <w:r w:rsidR="006911D0" w:rsidRPr="006326A1">
        <w:rPr>
          <w:rFonts w:ascii="Garamond" w:hAnsi="Garamond"/>
          <w:b/>
        </w:rPr>
        <w:t xml:space="preserve"> vs. </w:t>
      </w:r>
      <w:r w:rsidRPr="006326A1">
        <w:rPr>
          <w:rFonts w:ascii="Garamond" w:hAnsi="Garamond"/>
          <w:b/>
        </w:rPr>
        <w:t>ANTI-WAGE</w:t>
      </w:r>
    </w:p>
    <w:p w14:paraId="573A372C" w14:textId="77DC0DDF" w:rsidR="0095068C" w:rsidRPr="006A061F" w:rsidRDefault="00696772" w:rsidP="006A061F">
      <w:pPr>
        <w:pStyle w:val="ListParagraph"/>
        <w:numPr>
          <w:ilvl w:val="0"/>
          <w:numId w:val="28"/>
        </w:numPr>
        <w:rPr>
          <w:rFonts w:ascii="Garamond" w:hAnsi="Garamond"/>
        </w:rPr>
      </w:pPr>
      <w:r w:rsidRPr="006326A1">
        <w:rPr>
          <w:rFonts w:ascii="Garamond" w:hAnsi="Garamond"/>
          <w:b/>
        </w:rPr>
        <w:t>CONTROL 2</w:t>
      </w:r>
      <w:r w:rsidR="006D2628" w:rsidRPr="006326A1">
        <w:rPr>
          <w:rFonts w:ascii="Garamond" w:hAnsi="Garamond"/>
          <w:b/>
        </w:rPr>
        <w:t xml:space="preserve"> vs. </w:t>
      </w:r>
      <w:r w:rsidRPr="006326A1">
        <w:rPr>
          <w:rFonts w:ascii="Garamond" w:hAnsi="Garamond"/>
          <w:b/>
        </w:rPr>
        <w:t>ACCURACY 2</w:t>
      </w:r>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6BF93AD7" w14:textId="7BA87D2F" w:rsidR="00532796" w:rsidRPr="006768EF" w:rsidRDefault="006F5911" w:rsidP="00532796">
      <w:pPr>
        <w:tabs>
          <w:tab w:val="center" w:pos="4680"/>
        </w:tabs>
        <w:rPr>
          <w:rFonts w:ascii="Garamond" w:hAnsi="Garamond"/>
        </w:rPr>
      </w:pPr>
      <w:r w:rsidRPr="006F5911">
        <w:rPr>
          <w:rFonts w:ascii="Garamond" w:hAnsi="Garamond"/>
        </w:rPr>
        <w:t xml:space="preserve">1. </w:t>
      </w:r>
      <w:hyperlink w:anchor="Political" w:history="1">
        <w:r w:rsidR="005559CC" w:rsidRPr="00E26D00">
          <w:rPr>
            <w:rStyle w:val="Hyperlink"/>
            <w:rFonts w:ascii="Garamond" w:hAnsi="Garamond"/>
          </w:rPr>
          <w:t>Political Variables</w:t>
        </w:r>
      </w:hyperlink>
      <w:r w:rsidR="00532796" w:rsidRPr="006768EF">
        <w:rPr>
          <w:rFonts w:ascii="Garamond" w:hAnsi="Garamond"/>
        </w:rPr>
        <w:tab/>
      </w:r>
    </w:p>
    <w:p w14:paraId="65BD310D" w14:textId="44BD1685" w:rsidR="00CB7446" w:rsidRDefault="008979BA" w:rsidP="00D64B87">
      <w:pPr>
        <w:pStyle w:val="ListParagraph"/>
        <w:numPr>
          <w:ilvl w:val="0"/>
          <w:numId w:val="29"/>
        </w:numPr>
        <w:rPr>
          <w:rFonts w:ascii="Garamond" w:hAnsi="Garamond"/>
        </w:rPr>
      </w:pPr>
      <w:hyperlink w:anchor="Guns" w:history="1">
        <w:r w:rsidR="00CB7446" w:rsidRPr="00CF15C8">
          <w:rPr>
            <w:rStyle w:val="Hyperlink"/>
            <w:rFonts w:ascii="Garamond" w:hAnsi="Garamond"/>
          </w:rPr>
          <w:t>Gun Control</w:t>
        </w:r>
      </w:hyperlink>
    </w:p>
    <w:p w14:paraId="17A44E44" w14:textId="1D8CF55C" w:rsidR="00CF15C8" w:rsidRDefault="008979BA" w:rsidP="00D64B87">
      <w:pPr>
        <w:pStyle w:val="ListParagraph"/>
        <w:numPr>
          <w:ilvl w:val="0"/>
          <w:numId w:val="29"/>
        </w:numPr>
        <w:rPr>
          <w:rFonts w:ascii="Garamond" w:hAnsi="Garamond"/>
        </w:rPr>
      </w:pPr>
      <w:hyperlink w:anchor="MinWage" w:history="1">
        <w:r w:rsidR="003848CB">
          <w:rPr>
            <w:rStyle w:val="Hyperlink"/>
            <w:rFonts w:ascii="Garamond" w:hAnsi="Garamond"/>
          </w:rPr>
          <w:t>Minimum Wage</w:t>
        </w:r>
      </w:hyperlink>
    </w:p>
    <w:p w14:paraId="410149C9" w14:textId="2FE29129" w:rsidR="00CB7446" w:rsidRDefault="008979BA" w:rsidP="00D64B87">
      <w:pPr>
        <w:pStyle w:val="ListParagraph"/>
        <w:numPr>
          <w:ilvl w:val="0"/>
          <w:numId w:val="29"/>
        </w:numPr>
        <w:rPr>
          <w:rFonts w:ascii="Garamond" w:hAnsi="Garamond"/>
        </w:rPr>
      </w:pPr>
      <w:hyperlink w:anchor="Ideology" w:history="1">
        <w:r w:rsidR="00CB7446" w:rsidRPr="00CF15C8">
          <w:rPr>
            <w:rStyle w:val="Hyperlink"/>
            <w:rFonts w:ascii="Garamond" w:hAnsi="Garamond"/>
          </w:rPr>
          <w:t>Political Ideology</w:t>
        </w:r>
      </w:hyperlink>
    </w:p>
    <w:p w14:paraId="4CF668E9" w14:textId="09D75DF4" w:rsidR="00CF15C8" w:rsidRDefault="006F5911" w:rsidP="00996897">
      <w:pPr>
        <w:spacing w:before="120"/>
        <w:rPr>
          <w:rFonts w:ascii="Garamond" w:hAnsi="Garamond"/>
        </w:rPr>
      </w:pPr>
      <w:r>
        <w:rPr>
          <w:rFonts w:ascii="Garamond" w:hAnsi="Garamond"/>
        </w:rPr>
        <w:t xml:space="preserve">2. </w:t>
      </w:r>
      <w:hyperlink w:anchor="Numeracy" w:history="1">
        <w:r w:rsidR="00CF15C8" w:rsidRPr="00CF15C8">
          <w:rPr>
            <w:rStyle w:val="Hyperlink"/>
            <w:rFonts w:ascii="Garamond" w:hAnsi="Garamond"/>
          </w:rPr>
          <w:t>Numeracy Scale</w:t>
        </w:r>
      </w:hyperlink>
    </w:p>
    <w:p w14:paraId="7BE98B7C" w14:textId="263C0015" w:rsidR="00615FBD" w:rsidRDefault="006F5911" w:rsidP="00996897">
      <w:pPr>
        <w:spacing w:before="120"/>
        <w:rPr>
          <w:rFonts w:ascii="Garamond" w:hAnsi="Garamond"/>
        </w:rPr>
      </w:pPr>
      <w:r>
        <w:rPr>
          <w:rFonts w:ascii="Garamond" w:hAnsi="Garamond"/>
        </w:rPr>
        <w:t xml:space="preserve">3.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66DBE012" w:rsidR="00DF6A7C" w:rsidRDefault="006F5911" w:rsidP="00996897">
      <w:pPr>
        <w:spacing w:before="120"/>
        <w:rPr>
          <w:rFonts w:ascii="Garamond" w:hAnsi="Garamond"/>
        </w:rPr>
      </w:pPr>
      <w:r>
        <w:rPr>
          <w:rFonts w:ascii="Garamond" w:hAnsi="Garamond"/>
        </w:rPr>
        <w:t xml:space="preserve">4. </w:t>
      </w:r>
      <w:hyperlink w:anchor="PTQ" w:history="1">
        <w:r w:rsidR="00DF6A7C" w:rsidRPr="00CF15C8">
          <w:rPr>
            <w:rStyle w:val="Hyperlink"/>
            <w:rFonts w:ascii="Garamond" w:hAnsi="Garamond"/>
          </w:rPr>
          <w:t>Post-Treatment Questions</w:t>
        </w:r>
      </w:hyperlink>
    </w:p>
    <w:p w14:paraId="0B8595E7" w14:textId="748D0243" w:rsidR="00A8515C" w:rsidRDefault="008979BA"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8979BA"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8979BA"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3B748467" w14:textId="352349D6" w:rsidR="00D262CE" w:rsidRPr="00996897" w:rsidRDefault="008979BA" w:rsidP="00D64B87">
      <w:pPr>
        <w:pStyle w:val="ListParagraph"/>
        <w:numPr>
          <w:ilvl w:val="0"/>
          <w:numId w:val="30"/>
        </w:numPr>
        <w:rPr>
          <w:rFonts w:ascii="Garamond" w:hAnsi="Garamond"/>
        </w:rPr>
      </w:pPr>
      <w:hyperlink w:anchor="Recall" w:history="1">
        <w:r w:rsidR="00186DDF" w:rsidRPr="00B46922">
          <w:rPr>
            <w:rStyle w:val="Hyperlink"/>
            <w:rFonts w:ascii="Garamond" w:hAnsi="Garamond"/>
          </w:rPr>
          <w:t>Recall Task</w:t>
        </w:r>
      </w:hyperlink>
    </w:p>
    <w:p w14:paraId="14DF2747" w14:textId="1C300675" w:rsidR="00CF15C8" w:rsidRDefault="006F5911" w:rsidP="00996897">
      <w:pPr>
        <w:spacing w:before="120"/>
        <w:rPr>
          <w:rFonts w:ascii="Garamond" w:hAnsi="Garamond"/>
        </w:rPr>
      </w:pPr>
      <w:r>
        <w:rPr>
          <w:rFonts w:ascii="Garamond" w:hAnsi="Garamond"/>
        </w:rPr>
        <w:t xml:space="preserve">5. </w:t>
      </w:r>
      <w:hyperlink w:anchor="CVD2" w:history="1">
        <w:r w:rsidR="00CF15C8" w:rsidRPr="00CF15C8">
          <w:rPr>
            <w:rStyle w:val="Hyperlink"/>
            <w:rFonts w:ascii="Garamond" w:hAnsi="Garamond"/>
          </w:rPr>
          <w:t>Covariance Detection Task 2</w:t>
        </w:r>
      </w:hyperlink>
    </w:p>
    <w:p w14:paraId="2A832FA7" w14:textId="0F1023B7" w:rsidR="00CF28BE" w:rsidRDefault="006F5911" w:rsidP="00007461">
      <w:pPr>
        <w:spacing w:before="120"/>
        <w:rPr>
          <w:rFonts w:ascii="Garamond" w:hAnsi="Garamond"/>
        </w:rPr>
      </w:pPr>
      <w:r>
        <w:rPr>
          <w:rFonts w:ascii="Garamond" w:hAnsi="Garamond"/>
        </w:rPr>
        <w:t xml:space="preserve">6.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274C026F" w14:textId="0C9C0276" w:rsidR="00B46922" w:rsidRPr="00B46922" w:rsidRDefault="00B46922" w:rsidP="001B64D1">
      <w:pPr>
        <w:jc w:val="center"/>
        <w:rPr>
          <w:rFonts w:ascii="Garamond" w:eastAsia="Times New Roman" w:hAnsi="Garamond" w:cs="Times New Roman"/>
          <w:b/>
          <w:bCs/>
        </w:rPr>
      </w:pPr>
      <w:bookmarkStart w:id="0" w:name="Political"/>
      <w:bookmarkEnd w:id="0"/>
      <w:r w:rsidRPr="001B0651">
        <w:rPr>
          <w:rFonts w:ascii="Garamond" w:eastAsia="Times New Roman" w:hAnsi="Garamond" w:cs="Times New Roman"/>
          <w:b/>
          <w:bCs/>
          <w:highlight w:val="yellow"/>
        </w:rPr>
        <w:t>[Political Variables]</w:t>
      </w:r>
    </w:p>
    <w:p w14:paraId="79F88FA6" w14:textId="77777777" w:rsidR="00B46922" w:rsidRDefault="00B46922" w:rsidP="00917962">
      <w:pPr>
        <w:rPr>
          <w:rFonts w:ascii="Garamond" w:eastAsia="Times New Roman" w:hAnsi="Garamond" w:cs="Times New Roman"/>
          <w:bCs/>
        </w:rPr>
      </w:pPr>
    </w:p>
    <w:p w14:paraId="7B1DA943" w14:textId="7425741E" w:rsidR="00B53EA7" w:rsidRPr="00D30091" w:rsidRDefault="00282FFB" w:rsidP="00917962">
      <w:pPr>
        <w:rPr>
          <w:rFonts w:ascii="Garamond" w:eastAsia="Times New Roman" w:hAnsi="Garamond" w:cs="Times New Roman"/>
        </w:rPr>
      </w:pPr>
      <w:bookmarkStart w:id="1" w:name="Guns"/>
      <w:bookmarkEnd w:id="1"/>
      <w:r w:rsidRPr="00D30091">
        <w:rPr>
          <w:rFonts w:ascii="Garamond" w:eastAsia="Times New Roman" w:hAnsi="Garamond" w:cs="Times New Roman"/>
          <w:bCs/>
        </w:rPr>
        <w:lastRenderedPageBreak/>
        <w:t xml:space="preserve">Do you favor or oppose a </w:t>
      </w:r>
      <w:del w:id="2" w:author="gaurav sood" w:date="2016-07-12T12:05:00Z">
        <w:r w:rsidRPr="00D30091" w:rsidDel="005F0047">
          <w:rPr>
            <w:rFonts w:ascii="Garamond" w:eastAsia="Times New Roman" w:hAnsi="Garamond" w:cs="Times New Roman"/>
            <w:bCs/>
          </w:rPr>
          <w:delText xml:space="preserve">federal </w:delText>
        </w:r>
      </w:del>
      <w:r w:rsidRPr="00D30091">
        <w:rPr>
          <w:rFonts w:ascii="Garamond" w:eastAsia="Times New Roman" w:hAnsi="Garamond" w:cs="Times New Roman"/>
          <w:bCs/>
        </w:rPr>
        <w:t xml:space="preserve">law </w:t>
      </w:r>
      <w:del w:id="3" w:author="gaurav sood" w:date="2016-07-12T12:05:00Z">
        <w:r w:rsidRPr="00D30091" w:rsidDel="005F0047">
          <w:rPr>
            <w:rFonts w:ascii="Garamond" w:eastAsia="Times New Roman" w:hAnsi="Garamond" w:cs="Times New Roman"/>
            <w:bCs/>
          </w:rPr>
          <w:delText>requiring a nationwide ban on</w:delText>
        </w:r>
      </w:del>
      <w:ins w:id="4" w:author="gaurav sood" w:date="2016-07-12T12:05:00Z">
        <w:r w:rsidR="005F0047">
          <w:rPr>
            <w:rFonts w:ascii="Garamond" w:eastAsia="Times New Roman" w:hAnsi="Garamond" w:cs="Times New Roman"/>
            <w:bCs/>
          </w:rPr>
          <w:t>banning</w:t>
        </w:r>
      </w:ins>
      <w:r w:rsidRPr="00D30091">
        <w:rPr>
          <w:rFonts w:ascii="Garamond" w:eastAsia="Times New Roman" w:hAnsi="Garamond" w:cs="Times New Roman"/>
          <w:bCs/>
        </w:rPr>
        <w:t xml:space="preserve"> people other than law enforcement officers carrying concealed weapons?</w:t>
      </w:r>
    </w:p>
    <w:p w14:paraId="06BFE597" w14:textId="2221A542"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PRO-BAN]</w:t>
      </w:r>
    </w:p>
    <w:p w14:paraId="2FD0D503" w14:textId="0E9BF1EA"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ANTI-BAN]</w:t>
      </w:r>
    </w:p>
    <w:p w14:paraId="729445F9" w14:textId="77777777" w:rsidR="00495CF7" w:rsidRDefault="00495CF7" w:rsidP="00247383">
      <w:pPr>
        <w:tabs>
          <w:tab w:val="left" w:pos="450"/>
        </w:tabs>
        <w:rPr>
          <w:rFonts w:ascii="Garamond" w:hAnsi="Garamond" w:cs="Garamond"/>
          <w:color w:val="000000"/>
        </w:rPr>
      </w:pPr>
    </w:p>
    <w:p w14:paraId="30ED223A" w14:textId="3C303031" w:rsidR="007D0AD5" w:rsidRDefault="007D0AD5" w:rsidP="007D0AD5">
      <w:pPr>
        <w:tabs>
          <w:tab w:val="left" w:pos="450"/>
        </w:tabs>
        <w:rPr>
          <w:rFonts w:ascii="Garamond" w:hAnsi="Garamond" w:cs="Garamond"/>
          <w:color w:val="000000"/>
        </w:rPr>
      </w:pPr>
      <w:r w:rsidRPr="007D0AD5">
        <w:rPr>
          <w:rFonts w:ascii="Garamond" w:hAnsi="Garamond" w:cs="Garamond"/>
          <w:color w:val="000000"/>
        </w:rPr>
        <w:t>If more people carried guns, do you think the United Sta</w:t>
      </w:r>
      <w:r>
        <w:rPr>
          <w:rFonts w:ascii="Garamond" w:hAnsi="Garamond" w:cs="Garamond"/>
          <w:color w:val="000000"/>
        </w:rPr>
        <w:t>tes would be</w:t>
      </w:r>
      <w:r w:rsidR="001B0651">
        <w:rPr>
          <w:rFonts w:ascii="Garamond" w:hAnsi="Garamond" w:cs="Garamond"/>
          <w:color w:val="000000"/>
        </w:rPr>
        <w:t xml:space="preserve"> </w:t>
      </w:r>
      <w:del w:id="5" w:author="gaurav sood" w:date="2016-07-12T12:04:00Z">
        <w:r w:rsidDel="002720F6">
          <w:rPr>
            <w:rFonts w:ascii="Garamond" w:hAnsi="Garamond" w:cs="Garamond"/>
            <w:color w:val="000000"/>
          </w:rPr>
          <w:delText>safer or less safe</w:delText>
        </w:r>
      </w:del>
      <w:ins w:id="6" w:author="gaurav sood" w:date="2016-07-12T12:04:00Z">
        <w:r w:rsidR="002720F6">
          <w:rPr>
            <w:rFonts w:ascii="Garamond" w:hAnsi="Garamond" w:cs="Garamond"/>
            <w:color w:val="000000"/>
          </w:rPr>
          <w:t>…</w:t>
        </w:r>
      </w:ins>
      <w:r w:rsidRPr="00495CF7">
        <w:rPr>
          <w:rFonts w:ascii="Garamond" w:hAnsi="Garamond" w:cs="Garamond"/>
          <w:color w:val="000000"/>
        </w:rPr>
        <w:t>?</w:t>
      </w:r>
    </w:p>
    <w:p w14:paraId="1446D015" w14:textId="08833FF5" w:rsidR="007D0AD5"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Safer</w:t>
      </w:r>
    </w:p>
    <w:p w14:paraId="7BA97444" w14:textId="6963A213" w:rsidR="007D0AD5" w:rsidRPr="00E639D2" w:rsidRDefault="007D0AD5" w:rsidP="007D0AD5">
      <w:pPr>
        <w:pStyle w:val="ListParagraph"/>
        <w:numPr>
          <w:ilvl w:val="0"/>
          <w:numId w:val="11"/>
        </w:numPr>
        <w:tabs>
          <w:tab w:val="left" w:pos="360"/>
        </w:tabs>
        <w:ind w:left="360"/>
        <w:rPr>
          <w:rFonts w:ascii="Garamond" w:hAnsi="Garamond" w:cs="Garamond"/>
        </w:rPr>
      </w:pPr>
      <w:r>
        <w:rPr>
          <w:rFonts w:ascii="Garamond" w:hAnsi="Garamond" w:cs="Garamond"/>
        </w:rPr>
        <w:t>Less safe</w:t>
      </w:r>
    </w:p>
    <w:p w14:paraId="2EDE4F36" w14:textId="77777777" w:rsidR="007D0AD5" w:rsidRDefault="007D0AD5" w:rsidP="007D0AD5">
      <w:pPr>
        <w:tabs>
          <w:tab w:val="left" w:pos="450"/>
        </w:tabs>
        <w:rPr>
          <w:rFonts w:ascii="Garamond" w:hAnsi="Garamond" w:cs="Garamond"/>
          <w:color w:val="000000"/>
        </w:rPr>
      </w:pPr>
    </w:p>
    <w:p w14:paraId="359F7C78" w14:textId="1F760661"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w:t>
      </w:r>
      <w:del w:id="7" w:author="gaurav sood" w:date="2016-07-12T12:06:00Z">
        <w:r w:rsidRPr="00D30091" w:rsidDel="00680439">
          <w:rPr>
            <w:rFonts w:ascii="Garamond" w:hAnsi="Garamond" w:cs="Garamond"/>
            <w:color w:val="000000"/>
          </w:rPr>
          <w:delText xml:space="preserve"> personally</w:delText>
        </w:r>
      </w:del>
      <w:r w:rsidRPr="00D30091">
        <w:rPr>
          <w:rFonts w:ascii="Garamond" w:hAnsi="Garamond" w:cs="Garamond"/>
          <w:color w:val="000000"/>
        </w:rPr>
        <w:t>?</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247383">
      <w:pPr>
        <w:pStyle w:val="Default"/>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2F8AAFEC" w14:textId="77777777" w:rsidR="00C14289" w:rsidRDefault="00C14289">
      <w:pPr>
        <w:rPr>
          <w:rFonts w:ascii="Garamond" w:eastAsia="Times New Roman" w:hAnsi="Garamond" w:cs="Times New Roman"/>
          <w:bCs/>
        </w:rPr>
      </w:pPr>
      <w:r>
        <w:rPr>
          <w:rFonts w:ascii="Garamond" w:eastAsia="Times New Roman" w:hAnsi="Garamond" w:cs="Times New Roman"/>
          <w:bCs/>
        </w:rPr>
        <w:br w:type="page"/>
      </w:r>
    </w:p>
    <w:p w14:paraId="2F5980CF" w14:textId="3CC700DA" w:rsidR="00C14289" w:rsidRPr="00B46922" w:rsidRDefault="00C14289" w:rsidP="001B64D1">
      <w:pPr>
        <w:jc w:val="center"/>
        <w:rPr>
          <w:rFonts w:ascii="Garamond" w:eastAsia="Times New Roman" w:hAnsi="Garamond" w:cs="Times New Roman"/>
          <w:b/>
          <w:bCs/>
        </w:rPr>
      </w:pPr>
      <w:r w:rsidRPr="001B0651">
        <w:rPr>
          <w:rFonts w:ascii="Garamond" w:eastAsia="Times New Roman" w:hAnsi="Garamond" w:cs="Times New Roman"/>
          <w:b/>
          <w:bCs/>
          <w:highlight w:val="yellow"/>
        </w:rPr>
        <w:lastRenderedPageBreak/>
        <w:t>[Political Variables, continued]</w:t>
      </w:r>
    </w:p>
    <w:p w14:paraId="17AF57C6" w14:textId="77777777" w:rsidR="00C14289" w:rsidRDefault="00C14289" w:rsidP="00247383">
      <w:pPr>
        <w:rPr>
          <w:rFonts w:ascii="Garamond" w:eastAsia="Times New Roman" w:hAnsi="Garamond" w:cs="Times New Roman"/>
          <w:bCs/>
        </w:rPr>
      </w:pPr>
    </w:p>
    <w:p w14:paraId="27AEF34F" w14:textId="7E3E4BA1" w:rsidR="00282FFB" w:rsidRPr="00D30091" w:rsidRDefault="00282FFB" w:rsidP="00247383">
      <w:pPr>
        <w:rPr>
          <w:rFonts w:ascii="Garamond" w:eastAsia="Times New Roman" w:hAnsi="Garamond" w:cs="Times New Roman"/>
        </w:rPr>
      </w:pPr>
      <w:bookmarkStart w:id="8" w:name="MinWage"/>
      <w:bookmarkEnd w:id="8"/>
      <w:r w:rsidRPr="00D30091">
        <w:rPr>
          <w:rFonts w:ascii="Garamond" w:eastAsia="Times New Roman" w:hAnsi="Garamond" w:cs="Times New Roman"/>
          <w:bCs/>
        </w:rPr>
        <w:t>The federal minimum wage is currently $7.25 per hour. Do you favor or oppose raising the federal minimum wage</w:t>
      </w:r>
      <w:r w:rsidR="00CB60F0">
        <w:rPr>
          <w:rFonts w:ascii="Garamond" w:eastAsia="Times New Roman" w:hAnsi="Garamond" w:cs="Times New Roman"/>
          <w:bCs/>
        </w:rPr>
        <w:t xml:space="preserve"> </w:t>
      </w:r>
      <w:r w:rsidR="00CB60F0" w:rsidRPr="00AE3180">
        <w:rPr>
          <w:rFonts w:ascii="Garamond" w:eastAsia="Times New Roman" w:hAnsi="Garamond" w:cs="Times New Roman"/>
          <w:bCs/>
        </w:rPr>
        <w:t>to $15 an hour</w:t>
      </w:r>
      <w:r w:rsidRPr="00D30091">
        <w:rPr>
          <w:rFonts w:ascii="Garamond" w:eastAsia="Times New Roman" w:hAnsi="Garamond" w:cs="Times New Roman"/>
          <w:bCs/>
        </w:rPr>
        <w:t>?</w:t>
      </w:r>
    </w:p>
    <w:p w14:paraId="7DB8EEFE" w14:textId="3D196E86"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p>
    <w:p w14:paraId="0514A7EF" w14:textId="77777777"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p>
    <w:p w14:paraId="616AA2B0" w14:textId="351AE22D" w:rsidR="00282FFB" w:rsidRPr="00E639D2" w:rsidDel="00680439" w:rsidRDefault="00282FFB" w:rsidP="00247383">
      <w:pPr>
        <w:pStyle w:val="ListParagraph"/>
        <w:numPr>
          <w:ilvl w:val="0"/>
          <w:numId w:val="11"/>
        </w:numPr>
        <w:tabs>
          <w:tab w:val="left" w:pos="450"/>
        </w:tabs>
        <w:ind w:left="360"/>
        <w:rPr>
          <w:del w:id="9" w:author="gaurav sood" w:date="2016-07-12T12:06:00Z"/>
          <w:rFonts w:ascii="Garamond" w:hAnsi="Garamond" w:cs="Garamond"/>
        </w:rPr>
      </w:pPr>
      <w:del w:id="10" w:author="gaurav sood" w:date="2016-07-12T12:06:00Z">
        <w:r w:rsidRPr="00E639D2" w:rsidDel="00680439">
          <w:rPr>
            <w:rFonts w:ascii="Garamond" w:hAnsi="Garamond" w:cs="Garamond"/>
          </w:rPr>
          <w:delText>Unsure</w:delText>
        </w:r>
      </w:del>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C08B862" w14:textId="08E85A39"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rFonts w:ascii="Garamond" w:eastAsia="Times New Roman" w:hAnsi="Garamond" w:cs="Times New Roman"/>
          <w:shd w:val="clear" w:color="auto" w:fill="FFFFFF"/>
        </w:rPr>
      </w:pPr>
      <w:bookmarkStart w:id="11" w:name="Ideology"/>
      <w:bookmarkEnd w:id="11"/>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Liberal</w:t>
      </w:r>
    </w:p>
    <w:p w14:paraId="4DB68391" w14:textId="40DCBE96"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Moderate</w:t>
      </w:r>
    </w:p>
    <w:p w14:paraId="6DE231CE" w14:textId="5F4E65E8"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Conservative</w:t>
      </w:r>
    </w:p>
    <w:p w14:paraId="3A020641" w14:textId="77777777" w:rsidR="00FB085C" w:rsidRPr="00607A0A" w:rsidRDefault="00FB085C"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Very [liberal/conservative]</w:t>
      </w:r>
    </w:p>
    <w:p w14:paraId="21E0F108" w14:textId="632BEA6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Somewhat [liberal/conservative]</w:t>
      </w:r>
    </w:p>
    <w:p w14:paraId="0E648A5E" w14:textId="35173793" w:rsidR="00886BE3" w:rsidRDefault="00886BE3" w:rsidP="00886BE3">
      <w:pPr>
        <w:outlineLvl w:val="0"/>
        <w:rPr>
          <w:rFonts w:ascii="Garamond" w:eastAsia="Times New Roman" w:hAnsi="Garamond" w:cs="Times New Roman"/>
          <w:shd w:val="clear" w:color="auto" w:fill="FFFFFF"/>
        </w:rPr>
      </w:pPr>
    </w:p>
    <w:p w14:paraId="3540E719" w14:textId="175FE0A9" w:rsidR="00FB085C" w:rsidRDefault="00886BE3" w:rsidP="00886BE3">
      <w:pPr>
        <w:outlineLvl w:val="0"/>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Do you</w:t>
      </w:r>
      <w:r w:rsidR="00785070">
        <w:rPr>
          <w:rFonts w:ascii="Garamond" w:eastAsia="Times New Roman" w:hAnsi="Garamond" w:cs="Times New Roman"/>
          <w:shd w:val="clear" w:color="auto" w:fill="FFFFFF"/>
        </w:rPr>
        <w:t xml:space="preserve"> tend to</w:t>
      </w:r>
      <w:r>
        <w:rPr>
          <w:rFonts w:ascii="Garamond" w:eastAsia="Times New Roman" w:hAnsi="Garamond" w:cs="Times New Roman"/>
          <w:shd w:val="clear" w:color="auto" w:fill="FFFFFF"/>
        </w:rPr>
        <w:t xml:space="preserve"> lean </w:t>
      </w:r>
      <w:r w:rsidR="00785070">
        <w:rPr>
          <w:rFonts w:ascii="Garamond" w:eastAsia="Times New Roman" w:hAnsi="Garamond" w:cs="Times New Roman"/>
          <w:shd w:val="clear" w:color="auto" w:fill="FFFFFF"/>
        </w:rPr>
        <w:t xml:space="preserve">toward the </w:t>
      </w:r>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r w:rsidR="00785070">
        <w:rPr>
          <w:rFonts w:ascii="Garamond" w:eastAsia="Times New Roman" w:hAnsi="Garamond" w:cs="Times New Roman"/>
          <w:shd w:val="clear" w:color="auto" w:fill="FFFFFF"/>
        </w:rPr>
        <w:t xml:space="preserve"> side</w:t>
      </w:r>
      <w:r>
        <w:rPr>
          <w:rFonts w:ascii="Garamond" w:eastAsia="Times New Roman" w:hAnsi="Garamond" w:cs="Times New Roman"/>
          <w:shd w:val="clear" w:color="auto" w:fill="FFFFFF"/>
        </w:rPr>
        <w:t xml:space="preserve">, or </w:t>
      </w:r>
      <w:r w:rsidR="005C11B9">
        <w:rPr>
          <w:rFonts w:ascii="Garamond" w:eastAsia="Times New Roman" w:hAnsi="Garamond" w:cs="Times New Roman"/>
          <w:shd w:val="clear" w:color="auto" w:fill="FFFFFF"/>
        </w:rPr>
        <w:t xml:space="preserve">toward </w:t>
      </w:r>
      <w:r>
        <w:rPr>
          <w:rFonts w:ascii="Garamond" w:eastAsia="Times New Roman" w:hAnsi="Garamond" w:cs="Times New Roman"/>
          <w:shd w:val="clear" w:color="auto" w:fill="FFFFFF"/>
        </w:rPr>
        <w:t>neither?</w:t>
      </w:r>
    </w:p>
    <w:p w14:paraId="70E0DC01" w14:textId="43CB206E"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liberal</w:t>
      </w:r>
    </w:p>
    <w:p w14:paraId="7D64F63D" w14:textId="5E5A247E"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conservative</w:t>
      </w:r>
    </w:p>
    <w:p w14:paraId="198E7AFF" w14:textId="0A11354C"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Neither</w:t>
      </w:r>
    </w:p>
    <w:p w14:paraId="73D524FD" w14:textId="77777777" w:rsidR="00DE3DBC" w:rsidRDefault="00DE3DBC">
      <w:pPr>
        <w:rPr>
          <w:rFonts w:ascii="Garamond" w:hAnsi="Garamond"/>
          <w:b/>
        </w:rPr>
      </w:pPr>
      <w:r>
        <w:rPr>
          <w:rFonts w:ascii="Garamond" w:hAnsi="Garamond"/>
          <w:b/>
        </w:rPr>
        <w:br w:type="page"/>
      </w:r>
    </w:p>
    <w:p w14:paraId="31B31FD1" w14:textId="452CB003" w:rsidR="007705FE" w:rsidRDefault="005559CC" w:rsidP="001B64D1">
      <w:pPr>
        <w:tabs>
          <w:tab w:val="left" w:pos="450"/>
        </w:tabs>
        <w:spacing w:after="200"/>
        <w:jc w:val="center"/>
        <w:rPr>
          <w:rFonts w:ascii="Garamond" w:hAnsi="Garamond"/>
          <w:b/>
        </w:rPr>
      </w:pPr>
      <w:bookmarkStart w:id="12" w:name="Numeracy"/>
      <w:bookmarkEnd w:id="12"/>
      <w:r w:rsidRPr="00AC4EE8">
        <w:rPr>
          <w:rFonts w:ascii="Garamond" w:hAnsi="Garamond"/>
          <w:b/>
        </w:rPr>
        <w:lastRenderedPageBreak/>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7CCB6D35"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p>
    <w:p w14:paraId="5A0E8864" w14:textId="77777777" w:rsidR="005559CC" w:rsidRDefault="005559CC" w:rsidP="00ED66D0">
      <w:pPr>
        <w:pStyle w:val="Default"/>
        <w:rPr>
          <w:rFonts w:ascii="Garamond" w:hAnsi="Garamond" w:cs="Garamond"/>
        </w:rPr>
      </w:pPr>
    </w:p>
    <w:p w14:paraId="7A935AB6" w14:textId="23298B35"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p>
    <w:p w14:paraId="020BF806" w14:textId="77777777" w:rsidR="005559CC" w:rsidRDefault="005559CC" w:rsidP="00ED66D0">
      <w:pPr>
        <w:pStyle w:val="Default"/>
        <w:rPr>
          <w:rFonts w:ascii="Garamond" w:hAnsi="Garamond" w:cs="Garamond"/>
        </w:rPr>
      </w:pPr>
    </w:p>
    <w:p w14:paraId="2036B40E" w14:textId="01B8A685" w:rsidR="005559CC" w:rsidRDefault="005559CC" w:rsidP="00ED66D0">
      <w:pPr>
        <w:pStyle w:val="Default"/>
        <w:rPr>
          <w:rFonts w:ascii="Garamond" w:hAnsi="Garamond" w:cs="Garamond"/>
        </w:rPr>
      </w:pPr>
      <w:r w:rsidRPr="00664DC5">
        <w:rPr>
          <w:rFonts w:ascii="Garamond" w:hAnsi="Garamond" w:cs="Garamond"/>
        </w:rPr>
        <w:t>If there is a 10% chance of winning a concert ticket, how many people out of 1,000 would be expected to win the ticket?</w:t>
      </w:r>
    </w:p>
    <w:p w14:paraId="6DA64791" w14:textId="77777777" w:rsidR="005559CC" w:rsidRDefault="005559CC" w:rsidP="00ED66D0">
      <w:pPr>
        <w:pStyle w:val="Default"/>
        <w:rPr>
          <w:rFonts w:ascii="Garamond" w:hAnsi="Garamond" w:cs="Garamond"/>
        </w:rPr>
      </w:pPr>
    </w:p>
    <w:p w14:paraId="1F146549" w14:textId="52A8251D" w:rsidR="005559CC" w:rsidRPr="009B2918" w:rsidRDefault="005559CC" w:rsidP="00ED66D0">
      <w:pPr>
        <w:pStyle w:val="Default"/>
        <w:rPr>
          <w:rFonts w:ascii="Garamond" w:hAnsi="Garamond" w:cs="Garamond"/>
        </w:rPr>
      </w:pPr>
      <w:r w:rsidRPr="00664DC5">
        <w:rPr>
          <w:rFonts w:ascii="Garamond" w:hAnsi="Garamond" w:cs="Garamond"/>
        </w:rPr>
        <w:t>If the chance of getting a disease is 20 out of 100, this would be the same as having a ____% chance of getting the disease.</w:t>
      </w:r>
    </w:p>
    <w:p w14:paraId="6C7E72AA" w14:textId="77777777" w:rsidR="005559CC" w:rsidRDefault="005559CC" w:rsidP="00ED66D0">
      <w:pPr>
        <w:pStyle w:val="Default"/>
        <w:rPr>
          <w:rFonts w:ascii="Garamond" w:hAnsi="Garamond" w:cs="Garamond"/>
        </w:rPr>
      </w:pPr>
    </w:p>
    <w:p w14:paraId="4A01D918" w14:textId="17A49AC3" w:rsidR="005559CC" w:rsidRPr="00664DC5"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p>
    <w:p w14:paraId="04A91E54" w14:textId="449A1D0E" w:rsidR="00BE478F" w:rsidRDefault="00BE478F" w:rsidP="00104304">
      <w:pPr>
        <w:jc w:val="center"/>
        <w:outlineLvl w:val="0"/>
        <w:rPr>
          <w:rFonts w:ascii="Garamond" w:hAnsi="Garamond"/>
          <w:b/>
        </w:rPr>
        <w:sectPr w:rsidR="00BE478F" w:rsidSect="00233099">
          <w:headerReference w:type="default" r:id="rId8"/>
          <w:footerReference w:type="default" r:id="rId9"/>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13" w:name="CVD1"/>
      <w:bookmarkEnd w:id="13"/>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3F9CF452"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w:t>
      </w:r>
      <w:r w:rsidR="008213B7">
        <w:rPr>
          <w:rFonts w:ascii="Garamond" w:hAnsi="Garamond"/>
          <w:b/>
          <w:highlight w:val="yellow"/>
        </w:rPr>
        <w:t>coded as ANTI-BAN</w:t>
      </w:r>
      <w:r w:rsidR="00AA13FB"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0355BAAB"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 xml:space="preserve">If respondent is </w:t>
      </w:r>
      <w:r w:rsidR="008213B7">
        <w:rPr>
          <w:rFonts w:ascii="Garamond" w:hAnsi="Garamond"/>
          <w:b/>
          <w:highlight w:val="yellow"/>
        </w:rPr>
        <w:t>coded as PRO-BAN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2541BC17" w:rsidR="00D31C66" w:rsidRPr="00D31C66" w:rsidRDefault="00D31C66">
      <w:pPr>
        <w:rPr>
          <w:rFonts w:ascii="Garamond" w:hAnsi="Garamond"/>
          <w:b/>
        </w:rPr>
      </w:pPr>
      <w:r w:rsidRPr="00D31C66">
        <w:rPr>
          <w:rFonts w:ascii="Garamond" w:hAnsi="Garamond"/>
          <w:b/>
        </w:rPr>
        <w:t xml:space="preserve">Once you are ready to </w:t>
      </w:r>
      <w:del w:id="14" w:author="gaurav sood" w:date="2016-07-12T12:09:00Z">
        <w:r w:rsidRPr="00D31C66" w:rsidDel="001C1736">
          <w:rPr>
            <w:rFonts w:ascii="Garamond" w:hAnsi="Garamond"/>
            <w:b/>
          </w:rPr>
          <w:delText xml:space="preserve">indicate </w:delText>
        </w:r>
      </w:del>
      <w:ins w:id="15" w:author="gaurav sood" w:date="2016-07-12T12:09:00Z">
        <w:r w:rsidR="001C1736">
          <w:rPr>
            <w:rFonts w:ascii="Garamond" w:hAnsi="Garamond"/>
            <w:b/>
          </w:rPr>
          <w:t>report</w:t>
        </w:r>
        <w:r w:rsidR="001C1736" w:rsidRPr="00D31C66">
          <w:rPr>
            <w:rFonts w:ascii="Garamond" w:hAnsi="Garamond"/>
            <w:b/>
          </w:rPr>
          <w:t xml:space="preserve"> </w:t>
        </w:r>
      </w:ins>
      <w:r w:rsidRPr="00D31C66">
        <w:rPr>
          <w:rFonts w:ascii="Garamond" w:hAnsi="Garamond"/>
          <w:b/>
        </w:rPr>
        <w:t>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45F0B6AB" w:rsidR="004C73E8" w:rsidRDefault="00C25779" w:rsidP="00757E33">
      <w:pPr>
        <w:shd w:val="clear" w:color="auto" w:fill="FFFFFF"/>
        <w:rPr>
          <w:rFonts w:ascii="Garamond" w:hAnsi="Garamond"/>
        </w:rPr>
      </w:pPr>
      <w:r>
        <w:rPr>
          <w:rFonts w:ascii="Garamond" w:hAnsi="Garamond"/>
        </w:rPr>
        <w:t xml:space="preserve">What result does the study support? </w:t>
      </w:r>
      <w:r w:rsidRPr="00FE1692">
        <w:rPr>
          <w:rFonts w:ascii="Garamond" w:hAnsi="Garamond"/>
          <w:b/>
        </w:rPr>
        <w:t xml:space="preserve">[If respondent is assigned to </w:t>
      </w:r>
      <w:r w:rsidR="00696772" w:rsidRPr="00FE1692">
        <w:rPr>
          <w:rFonts w:ascii="Garamond" w:hAnsi="Garamond"/>
          <w:b/>
        </w:rPr>
        <w:t>ACCURACY 1</w:t>
      </w:r>
      <w:r w:rsidRPr="00FE1692">
        <w:rPr>
          <w:rFonts w:ascii="Garamond" w:hAnsi="Garamond"/>
          <w:b/>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67D88DF" w:rsidR="00216373" w:rsidRDefault="00DA3DFC" w:rsidP="009F7441">
      <w:pPr>
        <w:pStyle w:val="Default"/>
        <w:numPr>
          <w:ilvl w:val="0"/>
          <w:numId w:val="26"/>
        </w:numPr>
        <w:ind w:left="360"/>
        <w:rPr>
          <w:rFonts w:ascii="Garamond" w:hAnsi="Garamond" w:cs="Times New Roman"/>
          <w:color w:val="auto"/>
          <w:shd w:val="clear" w:color="auto" w:fill="FFFFFF"/>
        </w:rPr>
      </w:pPr>
      <w:ins w:id="16" w:author="gaurav sood" w:date="2016-07-12T12:14:00Z">
        <w:r>
          <w:rPr>
            <w:rFonts w:ascii="Garamond" w:hAnsi="Garamond" w:cs="Times New Roman"/>
            <w:color w:val="auto"/>
            <w:shd w:val="clear" w:color="auto" w:fill="FFFFFF"/>
          </w:rPr>
          <w:t>Moderately</w:t>
        </w:r>
        <w:r>
          <w:rPr>
            <w:rFonts w:ascii="Garamond" w:hAnsi="Garamond" w:cs="Times New Roman"/>
            <w:color w:val="auto"/>
            <w:shd w:val="clear" w:color="auto" w:fill="FFFFFF"/>
          </w:rPr>
          <w:t xml:space="preserve"> </w:t>
        </w:r>
      </w:ins>
      <w:bookmarkStart w:id="17" w:name="_GoBack"/>
      <w:bookmarkEnd w:id="17"/>
      <w:del w:id="18" w:author="gaurav sood" w:date="2016-07-12T12:14:00Z">
        <w:r w:rsidR="00216373" w:rsidDel="00DA3DFC">
          <w:rPr>
            <w:rFonts w:ascii="Garamond" w:hAnsi="Garamond" w:cs="Times New Roman"/>
            <w:color w:val="auto"/>
            <w:shd w:val="clear" w:color="auto" w:fill="FFFFFF"/>
          </w:rPr>
          <w:delText xml:space="preserve">Somewhat </w:delText>
        </w:r>
      </w:del>
      <w:r w:rsidR="00216373">
        <w:rPr>
          <w:rFonts w:ascii="Garamond" w:hAnsi="Garamond" w:cs="Times New Roman"/>
          <w:color w:val="auto"/>
          <w:shd w:val="clear" w:color="auto" w:fill="FFFFFF"/>
        </w:rPr>
        <w:t>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65A1905D" w:rsidR="001E6149" w:rsidRDefault="004A61E0" w:rsidP="00C25779">
      <w:pPr>
        <w:tabs>
          <w:tab w:val="left" w:pos="450"/>
        </w:tabs>
        <w:spacing w:after="200"/>
        <w:jc w:val="center"/>
        <w:rPr>
          <w:rFonts w:ascii="Garamond" w:hAnsi="Garamond"/>
          <w:b/>
        </w:rPr>
      </w:pPr>
      <w:bookmarkStart w:id="19" w:name="PTQ"/>
      <w:bookmarkEnd w:id="19"/>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7C4012B8" w14:textId="5AB286B2" w:rsidR="009059A4" w:rsidRPr="00C3700A" w:rsidRDefault="009059A4" w:rsidP="009059A4">
      <w:pPr>
        <w:pStyle w:val="Default"/>
        <w:rPr>
          <w:rFonts w:ascii="Garamond" w:hAnsi="Garamond" w:cs="Garamond"/>
        </w:rPr>
      </w:pPr>
      <w:r w:rsidRPr="00C3700A">
        <w:rPr>
          <w:rFonts w:ascii="Garamond" w:hAnsi="Garamond" w:cs="Garamond"/>
        </w:rPr>
        <w:t>A few questions about the study.</w:t>
      </w:r>
    </w:p>
    <w:p w14:paraId="5D13C67D" w14:textId="77777777" w:rsidR="009059A4" w:rsidRDefault="009059A4" w:rsidP="009059A4">
      <w:pPr>
        <w:pStyle w:val="Default"/>
        <w:rPr>
          <w:rFonts w:ascii="Garamond" w:hAnsi="Garamond" w:cs="Garamond"/>
        </w:rPr>
      </w:pPr>
    </w:p>
    <w:p w14:paraId="49767DE8" w14:textId="58FE9A60" w:rsidR="007E4C4A" w:rsidRDefault="00A937C6" w:rsidP="00D40E00">
      <w:pPr>
        <w:pStyle w:val="Default"/>
        <w:rPr>
          <w:rFonts w:ascii="Garamond" w:hAnsi="Garamond" w:cs="Garamond"/>
        </w:rPr>
      </w:pPr>
      <w:bookmarkStart w:id="20" w:name="Strength"/>
      <w:bookmarkEnd w:id="20"/>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21" w:name="Convincing"/>
      <w:bookmarkEnd w:id="21"/>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22" w:name="Bias"/>
      <w:bookmarkEnd w:id="22"/>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9CDF9BF" w14:textId="47FBCF17" w:rsidR="00CF15C8" w:rsidRPr="00CF15C8" w:rsidRDefault="00CF15C8" w:rsidP="00CF15C8">
      <w:pPr>
        <w:pStyle w:val="Default"/>
        <w:jc w:val="center"/>
        <w:rPr>
          <w:rFonts w:ascii="Garamond" w:hAnsi="Garamond" w:cs="Garamond"/>
          <w:b/>
        </w:rPr>
      </w:pPr>
      <w:bookmarkStart w:id="23" w:name="Recall"/>
      <w:bookmarkEnd w:id="23"/>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24" w:name="CVD2"/>
      <w:bookmarkEnd w:id="24"/>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30952532"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23EC8853"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 xml:space="preserve">f respondent is assigned to </w:t>
      </w:r>
      <w:r w:rsidR="00696772">
        <w:rPr>
          <w:rFonts w:ascii="Garamond" w:hAnsi="Garamond"/>
          <w:b/>
          <w:highlight w:val="yellow"/>
        </w:rPr>
        <w:t>PRO-WAGE</w:t>
      </w:r>
      <w:r w:rsidR="00B37B75" w:rsidRPr="00821BA7">
        <w:rPr>
          <w:rFonts w:ascii="Garamond" w:hAnsi="Garamond"/>
          <w:b/>
          <w:highlight w:val="yellow"/>
        </w:rPr>
        <w:t xml:space="preserv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027BCC26"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62F029AB"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2B2522B8"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 xml:space="preserve">If respondent is assigned to </w:t>
      </w:r>
      <w:r w:rsidR="00696772">
        <w:rPr>
          <w:rFonts w:ascii="Garamond" w:hAnsi="Garamond"/>
          <w:b/>
          <w:highlight w:val="yellow"/>
        </w:rPr>
        <w:t>ANTI-WAGE</w:t>
      </w:r>
      <w:r w:rsidR="00B37B75" w:rsidRPr="00821BA7">
        <w:rPr>
          <w:rFonts w:ascii="Garamond" w:hAnsi="Garamond"/>
          <w:b/>
          <w:highlight w:val="yellow"/>
        </w:rPr>
        <w:t xml:space="preserv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2188DC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7931AB9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1C032D0F" w:rsidR="000D6281" w:rsidRPr="00D31C66" w:rsidRDefault="000D6281" w:rsidP="000D6281">
      <w:pPr>
        <w:rPr>
          <w:rFonts w:ascii="Garamond" w:hAnsi="Garamond"/>
          <w:b/>
        </w:rPr>
      </w:pPr>
      <w:r w:rsidRPr="00D31C66">
        <w:rPr>
          <w:rFonts w:ascii="Garamond" w:hAnsi="Garamond"/>
          <w:b/>
        </w:rPr>
        <w:t xml:space="preserve">Once you are ready to </w:t>
      </w:r>
      <w:del w:id="25" w:author="gaurav sood" w:date="2016-07-12T12:08:00Z">
        <w:r w:rsidRPr="00D31C66" w:rsidDel="00FB7129">
          <w:rPr>
            <w:rFonts w:ascii="Garamond" w:hAnsi="Garamond"/>
            <w:b/>
          </w:rPr>
          <w:delText xml:space="preserve">indicate </w:delText>
        </w:r>
      </w:del>
      <w:ins w:id="26" w:author="gaurav sood" w:date="2016-07-12T12:08:00Z">
        <w:r w:rsidR="00FB7129">
          <w:rPr>
            <w:rFonts w:ascii="Garamond" w:hAnsi="Garamond"/>
            <w:b/>
          </w:rPr>
          <w:t>report</w:t>
        </w:r>
        <w:r w:rsidR="00FB7129" w:rsidRPr="00D31C66">
          <w:rPr>
            <w:rFonts w:ascii="Garamond" w:hAnsi="Garamond"/>
            <w:b/>
          </w:rPr>
          <w:t xml:space="preserve"> </w:t>
        </w:r>
      </w:ins>
      <w:r w:rsidRPr="00D31C66">
        <w:rPr>
          <w:rFonts w:ascii="Garamond" w:hAnsi="Garamond"/>
          <w:b/>
        </w:rPr>
        <w:t>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Pr>
          <w:rFonts w:ascii="Garamond" w:hAnsi="Garamond"/>
          <w:b/>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458644B3" w:rsidR="00702C7B" w:rsidRDefault="00702C7B" w:rsidP="00702C7B">
      <w:pPr>
        <w:shd w:val="clear" w:color="auto" w:fill="FFFFFF"/>
        <w:rPr>
          <w:rFonts w:ascii="Garamond" w:hAnsi="Garamond"/>
        </w:rPr>
      </w:pPr>
      <w:r>
        <w:rPr>
          <w:rFonts w:ascii="Garamond" w:hAnsi="Garamond"/>
        </w:rPr>
        <w:t xml:space="preserve">What result does the study support? </w:t>
      </w:r>
      <w:r w:rsidRPr="00FE1692">
        <w:rPr>
          <w:rFonts w:ascii="Garamond" w:hAnsi="Garamond"/>
          <w:b/>
        </w:rPr>
        <w:t>[</w:t>
      </w:r>
      <w:r w:rsidR="0019643A" w:rsidRPr="00FE1692">
        <w:rPr>
          <w:rFonts w:ascii="Garamond" w:hAnsi="Garamond"/>
          <w:b/>
        </w:rPr>
        <w:t xml:space="preserve">If </w:t>
      </w:r>
      <w:r w:rsidR="00853A01" w:rsidRPr="00FE1692">
        <w:rPr>
          <w:rFonts w:ascii="Garamond" w:hAnsi="Garamond"/>
          <w:b/>
        </w:rPr>
        <w:t xml:space="preserve">respondent is assigned to </w:t>
      </w:r>
      <w:r w:rsidR="00696772" w:rsidRPr="00FE1692">
        <w:rPr>
          <w:rFonts w:ascii="Garamond" w:hAnsi="Garamond"/>
          <w:b/>
        </w:rPr>
        <w:t>ACCURACY 2</w:t>
      </w:r>
      <w:r w:rsidR="007749F4" w:rsidRPr="00FE1692">
        <w:rPr>
          <w:rFonts w:ascii="Garamond" w:hAnsi="Garamond"/>
          <w:b/>
        </w:rPr>
        <w:t>, display following instruction on same line</w:t>
      </w:r>
      <w:r w:rsidRPr="00FE1692">
        <w:rPr>
          <w:rFonts w:ascii="Garamond" w:hAnsi="Garamond"/>
          <w:b/>
        </w:rPr>
        <w:t>:]</w:t>
      </w:r>
      <w:r>
        <w:rPr>
          <w:rFonts w:ascii="Garamond" w:hAnsi="Garamond"/>
        </w:rPr>
        <w:t xml:space="preserve"> </w:t>
      </w:r>
      <w:r w:rsidRPr="00757E33">
        <w:rPr>
          <w:rFonts w:ascii="Garamond" w:eastAsia="Times New Roman" w:hAnsi="Garamond" w:cs="Arial"/>
          <w:b/>
          <w:bCs/>
          <w:color w:val="000000"/>
        </w:rPr>
        <w:t>We will give you 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147EB778" w:rsidR="00702C7B" w:rsidRDefault="00702C7B" w:rsidP="00702C7B">
      <w:pPr>
        <w:pStyle w:val="Default"/>
        <w:numPr>
          <w:ilvl w:val="0"/>
          <w:numId w:val="26"/>
        </w:numPr>
        <w:rPr>
          <w:rFonts w:ascii="Garamond" w:hAnsi="Garamond" w:cs="Times New Roman"/>
          <w:color w:val="auto"/>
          <w:shd w:val="clear" w:color="auto" w:fill="FFFFFF"/>
        </w:rPr>
      </w:pPr>
      <w:del w:id="27" w:author="gaurav sood" w:date="2016-07-12T12:13:00Z">
        <w:r w:rsidDel="00350BA7">
          <w:rPr>
            <w:rFonts w:ascii="Garamond" w:hAnsi="Garamond" w:cs="Times New Roman"/>
            <w:color w:val="auto"/>
            <w:shd w:val="clear" w:color="auto" w:fill="FFFFFF"/>
          </w:rPr>
          <w:delText xml:space="preserve">Somewhat </w:delText>
        </w:r>
      </w:del>
      <w:ins w:id="28" w:author="gaurav sood" w:date="2016-07-12T12:13:00Z">
        <w:r w:rsidR="00350BA7">
          <w:rPr>
            <w:rFonts w:ascii="Garamond" w:hAnsi="Garamond" w:cs="Times New Roman"/>
            <w:color w:val="auto"/>
            <w:shd w:val="clear" w:color="auto" w:fill="FFFFFF"/>
          </w:rPr>
          <w:t>Moderately</w:t>
        </w:r>
        <w:r w:rsidR="00350BA7">
          <w:rPr>
            <w:rFonts w:ascii="Garamond" w:hAnsi="Garamond" w:cs="Times New Roman"/>
            <w:color w:val="auto"/>
            <w:shd w:val="clear" w:color="auto" w:fill="FFFFFF"/>
          </w:rPr>
          <w:t xml:space="preserve"> </w:t>
        </w:r>
      </w:ins>
      <w:r>
        <w:rPr>
          <w:rFonts w:ascii="Garamond" w:hAnsi="Garamond" w:cs="Times New Roman"/>
          <w:color w:val="auto"/>
          <w:shd w:val="clear" w:color="auto" w:fill="FFFFFF"/>
        </w:rPr>
        <w:t>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1565CB11" w:rsidR="000D6281" w:rsidRPr="001878EA" w:rsidRDefault="00970693" w:rsidP="00CF15C8">
      <w:pPr>
        <w:jc w:val="center"/>
        <w:rPr>
          <w:rFonts w:ascii="Garamond" w:hAnsi="Garamond"/>
          <w:b/>
        </w:rPr>
      </w:pPr>
      <w:bookmarkStart w:id="29" w:name="Debriefing"/>
      <w:bookmarkEnd w:id="29"/>
      <w:r w:rsidRPr="00821BA7">
        <w:rPr>
          <w:rFonts w:ascii="Garamond" w:hAnsi="Garamond"/>
          <w:b/>
          <w:highlight w:val="yellow"/>
        </w:rPr>
        <w:lastRenderedPageBreak/>
        <w:t>[</w:t>
      </w:r>
      <w:r w:rsidR="001878EA" w:rsidRPr="00821BA7">
        <w:rPr>
          <w:rFonts w:ascii="Garamond" w:hAnsi="Garamond"/>
          <w:b/>
          <w:highlight w:val="yellow"/>
        </w:rPr>
        <w:t>Debriefing</w:t>
      </w:r>
      <w:r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9EFDFD" w14:textId="77777777" w:rsidR="008979BA" w:rsidRDefault="008979BA" w:rsidP="00815DDA">
      <w:r>
        <w:separator/>
      </w:r>
    </w:p>
  </w:endnote>
  <w:endnote w:type="continuationSeparator" w:id="0">
    <w:p w14:paraId="6651CF14" w14:textId="77777777" w:rsidR="008979BA" w:rsidRDefault="008979BA"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A1CB26" w14:textId="129BEE85" w:rsidR="00C65000" w:rsidRPr="002E3AE2" w:rsidRDefault="00C65000"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DA3DFC">
      <w:rPr>
        <w:rStyle w:val="PageNumber"/>
        <w:rFonts w:ascii="Garamond" w:hAnsi="Garamond"/>
        <w:noProof/>
      </w:rPr>
      <w:t>6</w:t>
    </w:r>
    <w:r w:rsidRPr="002E3AE2">
      <w:rPr>
        <w:rStyle w:val="PageNumber"/>
        <w:rFonts w:ascii="Garamond" w:hAnsi="Garamond"/>
      </w:rPr>
      <w:fldChar w:fldCharType="end"/>
    </w:r>
    <w:r>
      <w:rPr>
        <w:rStyle w:val="PageNumber"/>
        <w:rFonts w:ascii="Garamond" w:hAnsi="Garamond"/>
      </w:rPr>
      <w:t xml:space="preserve"> of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9DDB2D" w14:textId="77777777" w:rsidR="008979BA" w:rsidRDefault="008979BA" w:rsidP="00815DDA">
      <w:r>
        <w:separator/>
      </w:r>
    </w:p>
  </w:footnote>
  <w:footnote w:type="continuationSeparator" w:id="0">
    <w:p w14:paraId="754B2F24" w14:textId="77777777" w:rsidR="008979BA" w:rsidRDefault="008979BA" w:rsidP="00815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CBE7DB" w14:textId="4B64EA7C" w:rsidR="00C65000" w:rsidRDefault="00C65000" w:rsidP="00AB1811">
    <w:pPr>
      <w:pStyle w:val="Header"/>
      <w:jc w:val="right"/>
      <w:rPr>
        <w:rFonts w:ascii="Garamond" w:hAnsi="Garamond"/>
      </w:rPr>
    </w:pPr>
    <w:r w:rsidRPr="00AB1811">
      <w:rPr>
        <w:rFonts w:ascii="Garamond" w:hAnsi="Garamond"/>
      </w:rPr>
      <w:t xml:space="preserve">Updated: July </w:t>
    </w:r>
    <w:r>
      <w:rPr>
        <w:rFonts w:ascii="Garamond" w:hAnsi="Garamond"/>
      </w:rPr>
      <w:t>1</w:t>
    </w:r>
    <w:r w:rsidR="0008762D">
      <w:rPr>
        <w:rFonts w:ascii="Garamond" w:hAnsi="Garamond"/>
      </w:rPr>
      <w:t>1</w:t>
    </w:r>
    <w:r w:rsidRPr="00AB1811">
      <w:rPr>
        <w:rFonts w:ascii="Garamond" w:hAnsi="Garamond"/>
      </w:rPr>
      <w:t>, 2016</w:t>
    </w:r>
  </w:p>
  <w:p w14:paraId="16A7789B" w14:textId="77777777" w:rsidR="00C65000" w:rsidRPr="00AB1811" w:rsidRDefault="00C65000" w:rsidP="00AB1811">
    <w:pPr>
      <w:pStyle w:val="Header"/>
      <w:jc w:val="right"/>
      <w:rPr>
        <w:rFonts w:ascii="Garamond" w:hAnsi="Garamon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15:restartNumberingAfterBreak="0">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aurav sood">
    <w15:presenceInfo w15:providerId="Windows Live" w15:userId="cb5087f3b7eefd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1EE5"/>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6A2B"/>
    <w:rsid w:val="0008762D"/>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736"/>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704"/>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6AF0"/>
    <w:rsid w:val="002572D1"/>
    <w:rsid w:val="00260A46"/>
    <w:rsid w:val="00262181"/>
    <w:rsid w:val="00263A31"/>
    <w:rsid w:val="00263C1A"/>
    <w:rsid w:val="00264141"/>
    <w:rsid w:val="002644F9"/>
    <w:rsid w:val="00265522"/>
    <w:rsid w:val="0026591E"/>
    <w:rsid w:val="002720F6"/>
    <w:rsid w:val="00275BC4"/>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0BA7"/>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821"/>
    <w:rsid w:val="003E1F0C"/>
    <w:rsid w:val="003E2113"/>
    <w:rsid w:val="003E2694"/>
    <w:rsid w:val="003E3DD5"/>
    <w:rsid w:val="003E454E"/>
    <w:rsid w:val="003F0A2E"/>
    <w:rsid w:val="003F0A90"/>
    <w:rsid w:val="003F0DDD"/>
    <w:rsid w:val="003F2003"/>
    <w:rsid w:val="003F438E"/>
    <w:rsid w:val="00400E5B"/>
    <w:rsid w:val="00400FC8"/>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4E74"/>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3C6C"/>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6A0"/>
    <w:rsid w:val="005E1A21"/>
    <w:rsid w:val="005E22A2"/>
    <w:rsid w:val="005E5C15"/>
    <w:rsid w:val="005F0047"/>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26A1"/>
    <w:rsid w:val="006344CF"/>
    <w:rsid w:val="0063486C"/>
    <w:rsid w:val="006367BE"/>
    <w:rsid w:val="00641AC7"/>
    <w:rsid w:val="00642E2E"/>
    <w:rsid w:val="0064302F"/>
    <w:rsid w:val="00643652"/>
    <w:rsid w:val="0064438D"/>
    <w:rsid w:val="006460CA"/>
    <w:rsid w:val="00646FD1"/>
    <w:rsid w:val="00647C46"/>
    <w:rsid w:val="006514E7"/>
    <w:rsid w:val="00652583"/>
    <w:rsid w:val="00652B97"/>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439"/>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6772"/>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C9"/>
    <w:rsid w:val="00724B2C"/>
    <w:rsid w:val="00726C7A"/>
    <w:rsid w:val="00726E58"/>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3B7"/>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8588C"/>
    <w:rsid w:val="00886764"/>
    <w:rsid w:val="00886BE3"/>
    <w:rsid w:val="00890609"/>
    <w:rsid w:val="0089230D"/>
    <w:rsid w:val="00895D98"/>
    <w:rsid w:val="008979BA"/>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E28FC"/>
    <w:rsid w:val="008E2E5E"/>
    <w:rsid w:val="008E3F3C"/>
    <w:rsid w:val="008E527D"/>
    <w:rsid w:val="008E5E15"/>
    <w:rsid w:val="008E72F6"/>
    <w:rsid w:val="008E77D8"/>
    <w:rsid w:val="008F074E"/>
    <w:rsid w:val="008F2394"/>
    <w:rsid w:val="008F3796"/>
    <w:rsid w:val="008F46E5"/>
    <w:rsid w:val="008F5372"/>
    <w:rsid w:val="008F7116"/>
    <w:rsid w:val="008F7F9A"/>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56D6"/>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37AD"/>
    <w:rsid w:val="00BC47F8"/>
    <w:rsid w:val="00BC5EC8"/>
    <w:rsid w:val="00BD19FE"/>
    <w:rsid w:val="00BD546A"/>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000"/>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640"/>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78F"/>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3DFC"/>
    <w:rsid w:val="00DA48BE"/>
    <w:rsid w:val="00DA4C2B"/>
    <w:rsid w:val="00DA4EA4"/>
    <w:rsid w:val="00DA5F17"/>
    <w:rsid w:val="00DA7AD6"/>
    <w:rsid w:val="00DB0BA1"/>
    <w:rsid w:val="00DB171A"/>
    <w:rsid w:val="00DB40B6"/>
    <w:rsid w:val="00DB637A"/>
    <w:rsid w:val="00DB6D16"/>
    <w:rsid w:val="00DB6EEF"/>
    <w:rsid w:val="00DC1EB9"/>
    <w:rsid w:val="00DC2EBB"/>
    <w:rsid w:val="00DC5E90"/>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200D9"/>
    <w:rsid w:val="00F21086"/>
    <w:rsid w:val="00F218BC"/>
    <w:rsid w:val="00F21A58"/>
    <w:rsid w:val="00F2533F"/>
    <w:rsid w:val="00F276FE"/>
    <w:rsid w:val="00F3129A"/>
    <w:rsid w:val="00F337BD"/>
    <w:rsid w:val="00F35463"/>
    <w:rsid w:val="00F36B8E"/>
    <w:rsid w:val="00F40D3D"/>
    <w:rsid w:val="00F4192A"/>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129"/>
    <w:rsid w:val="00FB74FA"/>
    <w:rsid w:val="00FC1B5E"/>
    <w:rsid w:val="00FC3B7F"/>
    <w:rsid w:val="00FC46BF"/>
    <w:rsid w:val="00FC4B0D"/>
    <w:rsid w:val="00FC69F1"/>
    <w:rsid w:val="00FC6DC6"/>
    <w:rsid w:val="00FC6FAA"/>
    <w:rsid w:val="00FD1AD6"/>
    <w:rsid w:val="00FD5401"/>
    <w:rsid w:val="00FD7932"/>
    <w:rsid w:val="00FE1349"/>
    <w:rsid w:val="00FE1692"/>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77AC3"/>
  <w14:defaultImageDpi w14:val="300"/>
  <w15:docId w15:val="{EE7DE30E-092F-4491-81B4-655D6B69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
    <w:name w:val="Medium Shading 1"/>
    <w:basedOn w:val="TableNormal"/>
    <w:uiPriority w:val="63"/>
    <w:rsid w:val="0049542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A5B53-FC4B-4BFB-B713-5B9B8997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10</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gaurav sood</cp:lastModifiedBy>
  <cp:revision>294</cp:revision>
  <dcterms:created xsi:type="dcterms:W3CDTF">2016-07-06T19:09:00Z</dcterms:created>
  <dcterms:modified xsi:type="dcterms:W3CDTF">2016-07-12T16:14:00Z</dcterms:modified>
</cp:coreProperties>
</file>