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5A8E3702" w:rsidR="00DA1D71" w:rsidRDefault="00D23531" w:rsidP="00DA1D71">
      <w:pPr>
        <w:jc w:val="center"/>
        <w:rPr>
          <w:ins w:id="0" w:author="gaurav sood" w:date="2016-07-07T11:37:00Z"/>
          <w:rFonts w:ascii="Garamond" w:hAnsi="Garamond"/>
          <w:b/>
        </w:rPr>
      </w:pPr>
      <w:bookmarkStart w:id="1" w:name="_GoBack"/>
      <w:bookmarkEnd w:id="1"/>
      <w:r>
        <w:rPr>
          <w:rFonts w:ascii="Garamond" w:hAnsi="Garamond"/>
          <w:b/>
        </w:rPr>
        <w:t>Study Protocol</w:t>
      </w:r>
    </w:p>
    <w:p w14:paraId="1CE12B9C" w14:textId="3B1C79FC" w:rsidR="004950FD" w:rsidRDefault="004950FD">
      <w:pPr>
        <w:rPr>
          <w:ins w:id="2" w:author="gaurav sood" w:date="2016-07-07T11:37:00Z"/>
          <w:rFonts w:ascii="Garamond" w:hAnsi="Garamond"/>
          <w:b/>
        </w:rPr>
        <w:pPrChange w:id="3" w:author="gaurav sood" w:date="2016-07-07T11:37:00Z">
          <w:pPr>
            <w:jc w:val="center"/>
          </w:pPr>
        </w:pPrChange>
      </w:pPr>
    </w:p>
    <w:p w14:paraId="4E80965B" w14:textId="68E355E2" w:rsidR="004950FD" w:rsidRPr="00DA1D71" w:rsidRDefault="004950FD">
      <w:pPr>
        <w:rPr>
          <w:rFonts w:ascii="Garamond" w:hAnsi="Garamond"/>
          <w:b/>
        </w:rPr>
        <w:pPrChange w:id="4" w:author="gaurav sood" w:date="2016-07-07T11:37:00Z">
          <w:pPr>
            <w:jc w:val="center"/>
          </w:pPr>
        </w:pPrChange>
      </w:pPr>
      <w:ins w:id="5" w:author="gaurav sood" w:date="2016-07-07T11:37:00Z">
        <w:r w:rsidRPr="00FB74FA">
          <w:rPr>
            <w:rFonts w:ascii="Garamond" w:hAnsi="Garamond"/>
            <w:b/>
            <w:highlight w:val="yellow"/>
            <w:rPrChange w:id="6" w:author="gaurav sood" w:date="2016-07-07T11:38:00Z">
              <w:rPr>
                <w:rFonts w:ascii="Garamond" w:hAnsi="Garamond"/>
                <w:b/>
              </w:rPr>
            </w:rPrChange>
          </w:rPr>
          <w:t xml:space="preserve">Provide yet clearer instructions to Civis </w:t>
        </w:r>
      </w:ins>
      <w:ins w:id="7" w:author="gaurav sood" w:date="2016-07-07T11:38:00Z">
        <w:r w:rsidR="00FB74FA">
          <w:rPr>
            <w:rFonts w:ascii="Garamond" w:hAnsi="Garamond"/>
            <w:b/>
            <w:highlight w:val="yellow"/>
          </w:rPr>
          <w:t xml:space="preserve">about design etc. </w:t>
        </w:r>
      </w:ins>
      <w:ins w:id="8" w:author="gaurav sood" w:date="2016-07-07T11:37:00Z">
        <w:r w:rsidRPr="00FB74FA">
          <w:rPr>
            <w:rFonts w:ascii="Garamond" w:hAnsi="Garamond"/>
            <w:b/>
            <w:highlight w:val="yellow"/>
            <w:rPrChange w:id="9" w:author="gaurav sood" w:date="2016-07-07T11:38:00Z">
              <w:rPr>
                <w:rFonts w:ascii="Garamond" w:hAnsi="Garamond"/>
                <w:b/>
              </w:rPr>
            </w:rPrChange>
          </w:rPr>
          <w:t>to make their job as easy as possible.</w:t>
        </w:r>
      </w:ins>
      <w:ins w:id="10" w:author="gaurav sood" w:date="2016-07-07T11:38:00Z">
        <w:r w:rsidR="00930D61">
          <w:rPr>
            <w:rFonts w:ascii="Garamond" w:hAnsi="Garamond"/>
            <w:b/>
          </w:rPr>
          <w:t xml:space="preserve"> We can writ</w:t>
        </w:r>
        <w:r w:rsidR="003F0A2E">
          <w:rPr>
            <w:rFonts w:ascii="Garamond" w:hAnsi="Garamond"/>
            <w:b/>
          </w:rPr>
          <w:t>e a small preface to orient Civis people</w:t>
        </w:r>
        <w:r w:rsidR="00930D61">
          <w:rPr>
            <w:rFonts w:ascii="Garamond" w:hAnsi="Garamond"/>
            <w:b/>
          </w:rPr>
          <w:t>.</w:t>
        </w:r>
      </w:ins>
    </w:p>
    <w:p w14:paraId="0CC93652" w14:textId="77777777" w:rsidR="00DA1D71" w:rsidRDefault="00DA1D71" w:rsidP="004E22B4">
      <w:pPr>
        <w:rPr>
          <w:rFonts w:ascii="Garamond" w:hAnsi="Garamond"/>
        </w:rPr>
      </w:pPr>
    </w:p>
    <w:p w14:paraId="540EDD60" w14:textId="77777777" w:rsidR="007A43DC" w:rsidRDefault="007A43DC" w:rsidP="004E22B4">
      <w:pPr>
        <w:rPr>
          <w:rFonts w:ascii="Garamond" w:hAnsi="Garamond"/>
        </w:rPr>
      </w:pPr>
      <w:r>
        <w:rPr>
          <w:rFonts w:ascii="Garamond" w:hAnsi="Garamond"/>
        </w:rPr>
        <w:t>Consent Form</w:t>
      </w:r>
    </w:p>
    <w:p w14:paraId="535246CA" w14:textId="77777777" w:rsidR="00695994" w:rsidRDefault="00695994" w:rsidP="003E2113">
      <w:pPr>
        <w:ind w:left="720" w:hanging="720"/>
        <w:rPr>
          <w:rFonts w:ascii="Garamond" w:hAnsi="Garamond"/>
        </w:rPr>
      </w:pPr>
    </w:p>
    <w:p w14:paraId="6BF93AD7" w14:textId="434AEC9E" w:rsidR="00532796" w:rsidRPr="006768EF" w:rsidRDefault="005559CC" w:rsidP="00532796">
      <w:pPr>
        <w:tabs>
          <w:tab w:val="center" w:pos="4680"/>
        </w:tabs>
        <w:rPr>
          <w:rFonts w:ascii="Garamond" w:hAnsi="Garamond"/>
        </w:rPr>
      </w:pPr>
      <w:r>
        <w:rPr>
          <w:rFonts w:ascii="Garamond" w:hAnsi="Garamond"/>
        </w:rPr>
        <w:t>Political Variables</w:t>
      </w:r>
      <w:r w:rsidR="00532796" w:rsidRPr="006768EF">
        <w:rPr>
          <w:rFonts w:ascii="Garamond" w:hAnsi="Garamond"/>
        </w:rPr>
        <w:tab/>
      </w:r>
    </w:p>
    <w:p w14:paraId="65BD310D" w14:textId="77777777" w:rsidR="00CB7446" w:rsidRDefault="00CB7446" w:rsidP="003157AD">
      <w:pPr>
        <w:pStyle w:val="ListParagraph"/>
        <w:numPr>
          <w:ilvl w:val="0"/>
          <w:numId w:val="2"/>
        </w:numPr>
        <w:rPr>
          <w:rFonts w:ascii="Garamond" w:hAnsi="Garamond"/>
        </w:rPr>
      </w:pPr>
      <w:r>
        <w:rPr>
          <w:rFonts w:ascii="Garamond" w:hAnsi="Garamond"/>
        </w:rPr>
        <w:t>Gun Control Items</w:t>
      </w:r>
    </w:p>
    <w:p w14:paraId="4AF95699" w14:textId="5A7C1B3A" w:rsidR="004F0A4E" w:rsidRDefault="004F0A4E" w:rsidP="003157AD">
      <w:pPr>
        <w:pStyle w:val="ListParagraph"/>
        <w:numPr>
          <w:ilvl w:val="0"/>
          <w:numId w:val="2"/>
        </w:numPr>
        <w:rPr>
          <w:rFonts w:ascii="Garamond" w:hAnsi="Garamond"/>
        </w:rPr>
      </w:pPr>
      <w:r>
        <w:rPr>
          <w:rFonts w:ascii="Garamond" w:hAnsi="Garamond"/>
        </w:rPr>
        <w:t>Minimum Wage Items</w:t>
      </w:r>
    </w:p>
    <w:p w14:paraId="410149C9" w14:textId="77777777" w:rsidR="00CB7446" w:rsidRDefault="00CB7446" w:rsidP="003157AD">
      <w:pPr>
        <w:pStyle w:val="ListParagraph"/>
        <w:numPr>
          <w:ilvl w:val="0"/>
          <w:numId w:val="2"/>
        </w:numPr>
        <w:rPr>
          <w:rFonts w:ascii="Garamond" w:hAnsi="Garamond"/>
        </w:rPr>
      </w:pPr>
      <w:r>
        <w:rPr>
          <w:rFonts w:ascii="Garamond" w:hAnsi="Garamond"/>
        </w:rPr>
        <w:t>Political Ideology</w:t>
      </w:r>
    </w:p>
    <w:p w14:paraId="370E710D" w14:textId="4013DAB0" w:rsidR="005559CC" w:rsidRPr="001F4FC3" w:rsidRDefault="005559CC" w:rsidP="003157AD">
      <w:pPr>
        <w:pStyle w:val="ListParagraph"/>
        <w:numPr>
          <w:ilvl w:val="0"/>
          <w:numId w:val="2"/>
        </w:numPr>
        <w:rPr>
          <w:rFonts w:ascii="Garamond" w:hAnsi="Garamond"/>
        </w:rPr>
      </w:pPr>
      <w:r>
        <w:rPr>
          <w:rFonts w:ascii="Garamond" w:hAnsi="Garamond"/>
        </w:rPr>
        <w:t>Numeracy Scale</w:t>
      </w:r>
    </w:p>
    <w:p w14:paraId="6CE93931" w14:textId="77777777" w:rsidR="001D6401" w:rsidRDefault="001D6401" w:rsidP="00F962A8">
      <w:pPr>
        <w:rPr>
          <w:rFonts w:ascii="Garamond" w:hAnsi="Garamond"/>
        </w:rPr>
      </w:pPr>
    </w:p>
    <w:p w14:paraId="7BE98B7C" w14:textId="76466126" w:rsidR="00615FBD" w:rsidRDefault="00D647FF" w:rsidP="00F962A8">
      <w:pPr>
        <w:rPr>
          <w:rFonts w:ascii="Garamond" w:hAnsi="Garamond"/>
        </w:rPr>
      </w:pPr>
      <w:r>
        <w:rPr>
          <w:rFonts w:ascii="Garamond" w:hAnsi="Garamond"/>
        </w:rPr>
        <w:t>Covariance Detection Task</w:t>
      </w:r>
      <w:r w:rsidR="004F0A4E">
        <w:rPr>
          <w:rFonts w:ascii="Garamond" w:hAnsi="Garamond"/>
        </w:rPr>
        <w:t xml:space="preserve"> 1</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r>
        <w:rPr>
          <w:rFonts w:ascii="Garamond" w:hAnsi="Garamond"/>
        </w:rPr>
        <w:t>Post-Treatment Questions</w:t>
      </w:r>
    </w:p>
    <w:p w14:paraId="0B8595E7" w14:textId="68F3A25E" w:rsidR="00A8515C" w:rsidRDefault="002B492E" w:rsidP="003157AD">
      <w:pPr>
        <w:pStyle w:val="ListParagraph"/>
        <w:numPr>
          <w:ilvl w:val="0"/>
          <w:numId w:val="3"/>
        </w:numPr>
        <w:rPr>
          <w:rFonts w:ascii="Garamond" w:hAnsi="Garamond"/>
        </w:rPr>
      </w:pPr>
      <w:r>
        <w:rPr>
          <w:rFonts w:ascii="Garamond" w:hAnsi="Garamond"/>
        </w:rPr>
        <w:t>Study Strength</w:t>
      </w:r>
    </w:p>
    <w:p w14:paraId="736A7F67" w14:textId="41A2C71A" w:rsidR="002B492E" w:rsidRDefault="002B492E" w:rsidP="003157AD">
      <w:pPr>
        <w:pStyle w:val="ListParagraph"/>
        <w:numPr>
          <w:ilvl w:val="0"/>
          <w:numId w:val="3"/>
        </w:numPr>
        <w:rPr>
          <w:rFonts w:ascii="Garamond" w:hAnsi="Garamond"/>
        </w:rPr>
      </w:pPr>
      <w:r>
        <w:rPr>
          <w:rFonts w:ascii="Garamond" w:hAnsi="Garamond"/>
        </w:rPr>
        <w:t>Study Convincingness</w:t>
      </w:r>
    </w:p>
    <w:p w14:paraId="28939AB5" w14:textId="1CBD16E0" w:rsidR="002B492E" w:rsidRDefault="002B492E" w:rsidP="003157AD">
      <w:pPr>
        <w:pStyle w:val="ListParagraph"/>
        <w:numPr>
          <w:ilvl w:val="0"/>
          <w:numId w:val="3"/>
        </w:numPr>
        <w:rPr>
          <w:rFonts w:ascii="Garamond" w:hAnsi="Garamond"/>
        </w:rPr>
      </w:pPr>
      <w:r>
        <w:rPr>
          <w:rFonts w:ascii="Garamond" w:hAnsi="Garamond"/>
        </w:rPr>
        <w:t>Researcher Bias</w:t>
      </w:r>
    </w:p>
    <w:p w14:paraId="3F5B840C" w14:textId="30450992" w:rsidR="00576A63" w:rsidRPr="00576A63" w:rsidRDefault="00186DDF" w:rsidP="003157AD">
      <w:pPr>
        <w:pStyle w:val="ListParagraph"/>
        <w:numPr>
          <w:ilvl w:val="0"/>
          <w:numId w:val="3"/>
        </w:numPr>
        <w:rPr>
          <w:rFonts w:ascii="Garamond" w:hAnsi="Garamond"/>
        </w:rPr>
      </w:pPr>
      <w:r>
        <w:rPr>
          <w:rFonts w:ascii="Garamond" w:hAnsi="Garamond"/>
        </w:rPr>
        <w:t>Recall Task</w:t>
      </w:r>
    </w:p>
    <w:p w14:paraId="3B748467" w14:textId="77777777" w:rsidR="00D262CE" w:rsidRDefault="00D262CE" w:rsidP="004E22B4">
      <w:pPr>
        <w:rPr>
          <w:rFonts w:ascii="Garamond" w:hAnsi="Garamond"/>
        </w:rPr>
      </w:pPr>
    </w:p>
    <w:p w14:paraId="06BFCEF6" w14:textId="6F96BCA7" w:rsidR="006F4C5B" w:rsidRDefault="006F4C5B" w:rsidP="006F4C5B">
      <w:pPr>
        <w:rPr>
          <w:rFonts w:ascii="Garamond" w:hAnsi="Garamond"/>
        </w:rPr>
      </w:pPr>
      <w:r>
        <w:rPr>
          <w:rFonts w:ascii="Garamond" w:hAnsi="Garamond"/>
        </w:rPr>
        <w:t>Covariance Detection Task 2</w:t>
      </w:r>
    </w:p>
    <w:p w14:paraId="3DDF8961" w14:textId="77777777" w:rsidR="004F0A4E" w:rsidRDefault="004F0A4E" w:rsidP="004E22B4">
      <w:pPr>
        <w:rPr>
          <w:rFonts w:ascii="Garamond" w:hAnsi="Garamond"/>
        </w:rPr>
      </w:pPr>
    </w:p>
    <w:p w14:paraId="1F5EC5AA" w14:textId="278B650D" w:rsidR="00135E82" w:rsidRPr="007F4621" w:rsidRDefault="00F276FE" w:rsidP="007F4621">
      <w:pPr>
        <w:rPr>
          <w:rFonts w:ascii="Garamond" w:hAnsi="Garamond"/>
        </w:rPr>
      </w:pPr>
      <w:r>
        <w:rPr>
          <w:rFonts w:ascii="Garamond" w:hAnsi="Garamond"/>
        </w:rPr>
        <w:t>Debrief</w:t>
      </w:r>
      <w:r w:rsidR="00B6636D">
        <w:rPr>
          <w:rFonts w:ascii="Garamond" w:hAnsi="Garamond"/>
        </w:rPr>
        <w:t>ing</w:t>
      </w:r>
    </w:p>
    <w:p w14:paraId="5A42EADC" w14:textId="77777777" w:rsidR="00103898" w:rsidRDefault="00103898" w:rsidP="00F337BD">
      <w:pPr>
        <w:rPr>
          <w:rFonts w:ascii="Garamond" w:hAnsi="Garamond"/>
        </w:rPr>
      </w:pPr>
    </w:p>
    <w:p w14:paraId="5F5781C3" w14:textId="77777777" w:rsidR="006367BE" w:rsidRDefault="006367BE"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4425D3D1" w:rsidR="00F337BD" w:rsidRPr="00F337BD" w:rsidRDefault="00362AFA" w:rsidP="003157AD">
      <w:pPr>
        <w:pStyle w:val="ListParagraph"/>
        <w:numPr>
          <w:ilvl w:val="0"/>
          <w:numId w:val="9"/>
        </w:numPr>
        <w:rPr>
          <w:rFonts w:ascii="Garamond" w:hAnsi="Garamond"/>
        </w:rPr>
      </w:pPr>
      <w:r>
        <w:rPr>
          <w:rFonts w:ascii="Garamond" w:hAnsi="Garamond"/>
        </w:rPr>
        <w:t xml:space="preserve">Item response </w:t>
      </w:r>
      <w:del w:id="11" w:author="gaurav sood" w:date="2016-07-07T11:26:00Z">
        <w:r w:rsidR="00EC18D8" w:rsidDel="00DB171A">
          <w:rPr>
            <w:rFonts w:ascii="Garamond" w:hAnsi="Garamond"/>
          </w:rPr>
          <w:delText>(</w:delText>
        </w:r>
        <w:r w:rsidR="00BC37AD" w:rsidDel="00DB171A">
          <w:rPr>
            <w:rFonts w:ascii="Garamond" w:hAnsi="Garamond"/>
          </w:rPr>
          <w:delText xml:space="preserve">i.e., </w:delText>
        </w:r>
        <w:r w:rsidR="00EC18D8" w:rsidDel="00DB171A">
          <w:rPr>
            <w:rFonts w:ascii="Garamond" w:hAnsi="Garamond"/>
          </w:rPr>
          <w:delText>screen completion)</w:delText>
        </w:r>
      </w:del>
      <w:r w:rsidR="00EC18D8">
        <w:rPr>
          <w:rFonts w:ascii="Garamond" w:hAnsi="Garamond"/>
        </w:rPr>
        <w:t xml:space="preserve"> </w:t>
      </w:r>
      <w:r>
        <w:rPr>
          <w:rFonts w:ascii="Garamond" w:hAnsi="Garamond"/>
        </w:rPr>
        <w:t>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41F64EA7" w:rsidR="00F337BD" w:rsidRDefault="00F01F0D" w:rsidP="003157AD">
      <w:pPr>
        <w:pStyle w:val="ListParagraph"/>
        <w:numPr>
          <w:ilvl w:val="0"/>
          <w:numId w:val="9"/>
        </w:numPr>
        <w:rPr>
          <w:rFonts w:ascii="Garamond" w:hAnsi="Garamond"/>
        </w:rPr>
      </w:pPr>
      <w:r w:rsidRPr="00F337BD">
        <w:rPr>
          <w:rFonts w:ascii="Garamond" w:hAnsi="Garamond"/>
        </w:rPr>
        <w:t>Browser</w:t>
      </w:r>
      <w:ins w:id="12" w:author="gaurav sood" w:date="2016-07-07T11:36:00Z">
        <w:r w:rsidR="0056522A">
          <w:rPr>
            <w:rFonts w:ascii="Garamond" w:hAnsi="Garamond"/>
          </w:rPr>
          <w:t>, OS, Screen resolution</w:t>
        </w:r>
      </w:ins>
      <w:r w:rsidRPr="00F337BD">
        <w:rPr>
          <w:rFonts w:ascii="Garamond" w:hAnsi="Garamond"/>
        </w:rPr>
        <w:t xml:space="preserve"> information</w:t>
      </w:r>
    </w:p>
    <w:p w14:paraId="01054534" w14:textId="289B94FC" w:rsidR="00395B1F" w:rsidRDefault="00395B1F" w:rsidP="003157AD">
      <w:pPr>
        <w:pStyle w:val="ListParagraph"/>
        <w:numPr>
          <w:ilvl w:val="0"/>
          <w:numId w:val="9"/>
        </w:numPr>
        <w:rPr>
          <w:rFonts w:ascii="Garamond" w:hAnsi="Garamond"/>
        </w:rPr>
      </w:pPr>
      <w:r>
        <w:rPr>
          <w:rFonts w:ascii="Garamond" w:hAnsi="Garamond"/>
        </w:rPr>
        <w:t>Device Type</w:t>
      </w:r>
      <w:ins w:id="13" w:author="gaurav sood" w:date="2016-07-07T11:37:00Z">
        <w:r w:rsidR="0056522A">
          <w:rPr>
            <w:rFonts w:ascii="Garamond" w:hAnsi="Garamond"/>
          </w:rPr>
          <w:t xml:space="preserve"> --- Mobile/PC</w:t>
        </w:r>
      </w:ins>
    </w:p>
    <w:p w14:paraId="437F0D06" w14:textId="77777777" w:rsidR="003157AD" w:rsidRDefault="003157AD" w:rsidP="00F337BD">
      <w:pPr>
        <w:rPr>
          <w:rFonts w:ascii="Garamond" w:hAnsi="Garamond"/>
        </w:rPr>
      </w:pPr>
    </w:p>
    <w:p w14:paraId="70E01376" w14:textId="77777777" w:rsidR="006367BE" w:rsidRDefault="006367BE" w:rsidP="00F337BD">
      <w:pPr>
        <w:rPr>
          <w:rFonts w:ascii="Garamond" w:hAnsi="Garamond"/>
        </w:rPr>
      </w:pPr>
    </w:p>
    <w:p w14:paraId="135D9DC8" w14:textId="40FACEE6" w:rsidR="003157AD" w:rsidRDefault="006367BE" w:rsidP="00F337BD">
      <w:pPr>
        <w:rPr>
          <w:rFonts w:ascii="Garamond" w:hAnsi="Garamond"/>
        </w:rPr>
      </w:pPr>
      <w:r w:rsidRPr="006367BE">
        <w:rPr>
          <w:rFonts w:ascii="Garamond" w:hAnsi="Garamond"/>
          <w:highlight w:val="yellow"/>
        </w:rPr>
        <w:t>Note: force responses to all items, except for demographics.</w:t>
      </w:r>
    </w:p>
    <w:p w14:paraId="64AD712B" w14:textId="77777777" w:rsidR="00726C7A" w:rsidRDefault="00726C7A">
      <w:pPr>
        <w:rPr>
          <w:rFonts w:ascii="Garamond" w:hAnsi="Garamond"/>
          <w:b/>
        </w:rPr>
      </w:pPr>
      <w:r>
        <w:rPr>
          <w:rFonts w:ascii="Garamond" w:hAnsi="Garamond"/>
          <w:b/>
        </w:rPr>
        <w:br w:type="page"/>
      </w:r>
    </w:p>
    <w:p w14:paraId="6B93DA3A" w14:textId="6C09C741" w:rsidR="004D3E9E" w:rsidRPr="00D90BB5" w:rsidRDefault="004F0A4E" w:rsidP="004F0A4E">
      <w:pPr>
        <w:spacing w:after="200"/>
        <w:jc w:val="center"/>
        <w:outlineLvl w:val="0"/>
        <w:rPr>
          <w:rFonts w:ascii="Garamond" w:hAnsi="Garamond" w:cs="Times New Roman"/>
          <w:b/>
        </w:rPr>
      </w:pPr>
      <w:commentRangeStart w:id="14"/>
      <w:r>
        <w:rPr>
          <w:rFonts w:ascii="Garamond" w:hAnsi="Garamond" w:cs="Times New Roman"/>
          <w:b/>
        </w:rPr>
        <w:lastRenderedPageBreak/>
        <w:t>[</w:t>
      </w:r>
      <w:r w:rsidR="00331207">
        <w:rPr>
          <w:rFonts w:ascii="Garamond" w:hAnsi="Garamond" w:cs="Times New Roman"/>
          <w:b/>
        </w:rPr>
        <w:t>Consent Form</w:t>
      </w:r>
      <w:r>
        <w:rPr>
          <w:rFonts w:ascii="Garamond" w:hAnsi="Garamond" w:cs="Times New Roman"/>
          <w:b/>
        </w:rPr>
        <w:t>]</w:t>
      </w:r>
    </w:p>
    <w:p w14:paraId="5DCC3B88" w14:textId="0177C09F" w:rsidR="006D2D5C" w:rsidRDefault="00B473D0" w:rsidP="00580156">
      <w:pPr>
        <w:shd w:val="clear" w:color="auto" w:fill="FFFFFF"/>
        <w:rPr>
          <w:rFonts w:ascii="Garamond" w:eastAsia="Times New Roman" w:hAnsi="Garamond" w:cs="Arial"/>
          <w:bCs/>
          <w:color w:val="000000"/>
        </w:rPr>
      </w:pPr>
      <w:del w:id="15" w:author="gaurav sood" w:date="2016-07-07T11:39:00Z">
        <w:r w:rsidRPr="00B473D0" w:rsidDel="00515074">
          <w:rPr>
            <w:rFonts w:ascii="Garamond" w:eastAsia="Times New Roman" w:hAnsi="Garamond" w:cs="Arial"/>
            <w:bCs/>
            <w:color w:val="000000"/>
          </w:rPr>
          <w:delText>You are being asked to participate in a</w:delText>
        </w:r>
      </w:del>
      <w:ins w:id="16" w:author="gaurav sood" w:date="2016-07-07T11:39:00Z">
        <w:r w:rsidR="00515074">
          <w:rPr>
            <w:rFonts w:ascii="Garamond" w:eastAsia="Times New Roman" w:hAnsi="Garamond" w:cs="Arial"/>
            <w:bCs/>
            <w:color w:val="000000"/>
          </w:rPr>
          <w:t>The</w:t>
        </w:r>
      </w:ins>
      <w:r w:rsidRPr="00B473D0">
        <w:rPr>
          <w:rFonts w:ascii="Garamond" w:eastAsia="Times New Roman" w:hAnsi="Garamond" w:cs="Arial"/>
          <w:bCs/>
          <w:color w:val="000000"/>
        </w:rPr>
        <w:t xml:space="preserve"> survey </w:t>
      </w:r>
      <w:del w:id="17" w:author="gaurav sood" w:date="2016-07-07T11:39:00Z">
        <w:r w:rsidRPr="00B473D0" w:rsidDel="00515074">
          <w:rPr>
            <w:rFonts w:ascii="Garamond" w:eastAsia="Times New Roman" w:hAnsi="Garamond" w:cs="Arial"/>
            <w:bCs/>
            <w:color w:val="000000"/>
          </w:rPr>
          <w:delText xml:space="preserve">that </w:delText>
        </w:r>
      </w:del>
      <w:r w:rsidRPr="00B473D0">
        <w:rPr>
          <w:rFonts w:ascii="Garamond" w:eastAsia="Times New Roman" w:hAnsi="Garamond" w:cs="Arial"/>
          <w:bCs/>
          <w:color w:val="000000"/>
        </w:rPr>
        <w:t>will</w:t>
      </w:r>
      <w:r w:rsidR="006D2D5C">
        <w:rPr>
          <w:rFonts w:ascii="Garamond" w:eastAsia="Times New Roman" w:hAnsi="Garamond" w:cs="Arial"/>
          <w:bCs/>
          <w:color w:val="000000"/>
        </w:rPr>
        <w:t xml:space="preserve"> take approximately </w:t>
      </w:r>
      <w:commentRangeStart w:id="18"/>
      <w:r w:rsidR="006D2D5C">
        <w:rPr>
          <w:rFonts w:ascii="Garamond" w:eastAsia="Times New Roman" w:hAnsi="Garamond" w:cs="Arial"/>
          <w:bCs/>
          <w:color w:val="000000"/>
        </w:rPr>
        <w:t>10 minutes</w:t>
      </w:r>
      <w:commentRangeEnd w:id="18"/>
      <w:r w:rsidR="005F2A0D">
        <w:rPr>
          <w:rStyle w:val="CommentReference"/>
        </w:rPr>
        <w:commentReference w:id="18"/>
      </w:r>
      <w:r w:rsidR="006D2D5C">
        <w:rPr>
          <w:rFonts w:ascii="Garamond" w:eastAsia="Times New Roman" w:hAnsi="Garamond" w:cs="Arial"/>
          <w:bCs/>
          <w:color w:val="000000"/>
        </w:rPr>
        <w:t>.</w:t>
      </w:r>
    </w:p>
    <w:p w14:paraId="584C939E" w14:textId="77777777" w:rsidR="006D2D5C" w:rsidRDefault="006D2D5C" w:rsidP="00580156">
      <w:pPr>
        <w:shd w:val="clear" w:color="auto" w:fill="FFFFFF"/>
        <w:rPr>
          <w:rFonts w:ascii="Garamond" w:eastAsia="Times New Roman" w:hAnsi="Garamond" w:cs="Arial"/>
          <w:bCs/>
          <w:color w:val="000000"/>
        </w:rPr>
      </w:pPr>
    </w:p>
    <w:p w14:paraId="6C92B143" w14:textId="706BA1E4"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 xml:space="preserve">The survey is being conducted by researchers </w:t>
      </w:r>
      <w:r w:rsidRPr="006E037F">
        <w:rPr>
          <w:rFonts w:ascii="Garamond" w:eastAsia="Times New Roman" w:hAnsi="Garamond" w:cs="Arial"/>
          <w:strike/>
          <w:color w:val="000000"/>
          <w:highlight w:val="yellow"/>
        </w:rPr>
        <w:t xml:space="preserve">at </w:t>
      </w:r>
      <w:r w:rsidR="002077AF" w:rsidRPr="006E037F">
        <w:rPr>
          <w:rFonts w:ascii="Garamond" w:eastAsia="Times New Roman" w:hAnsi="Garamond" w:cs="Arial"/>
          <w:strike/>
          <w:color w:val="000000"/>
          <w:highlight w:val="yellow"/>
        </w:rPr>
        <w:t>Princeton</w:t>
      </w:r>
      <w:r w:rsidRPr="006E037F">
        <w:rPr>
          <w:rFonts w:ascii="Garamond" w:eastAsia="Times New Roman" w:hAnsi="Garamond" w:cs="Arial"/>
          <w:strike/>
          <w:color w:val="000000"/>
          <w:highlight w:val="yellow"/>
        </w:rPr>
        <w:t xml:space="preserve"> University. The researchers are</w:t>
      </w:r>
      <w:r w:rsidRPr="002077AF">
        <w:rPr>
          <w:rFonts w:ascii="Garamond" w:eastAsia="Times New Roman" w:hAnsi="Garamond" w:cs="Arial"/>
          <w:strike/>
          <w:color w:val="000000"/>
        </w:rPr>
        <w:t xml:space="preserve"> </w:t>
      </w:r>
      <w:r w:rsidRPr="00B473D0">
        <w:rPr>
          <w:rFonts w:ascii="Garamond" w:eastAsia="Times New Roman" w:hAnsi="Garamond" w:cs="Arial"/>
          <w:bCs/>
          <w:color w:val="000000"/>
        </w:rPr>
        <w:t>intereste</w:t>
      </w:r>
      <w:r w:rsidR="006D2D5C">
        <w:rPr>
          <w:rFonts w:ascii="Garamond" w:eastAsia="Times New Roman" w:hAnsi="Garamond" w:cs="Arial"/>
          <w:bCs/>
          <w:color w:val="000000"/>
        </w:rPr>
        <w:t>d in studying how people learn.</w:t>
      </w:r>
    </w:p>
    <w:p w14:paraId="75F66259" w14:textId="77777777" w:rsidR="006D2D5C" w:rsidRDefault="006D2D5C" w:rsidP="00580156">
      <w:pPr>
        <w:shd w:val="clear" w:color="auto" w:fill="FFFFFF"/>
        <w:rPr>
          <w:rFonts w:ascii="Garamond" w:eastAsia="Times New Roman" w:hAnsi="Garamond" w:cs="Arial"/>
          <w:bCs/>
          <w:color w:val="000000"/>
        </w:rPr>
      </w:pPr>
    </w:p>
    <w:p w14:paraId="7D5DBF72" w14:textId="77777777"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The data that the researchers collect will be stored at a secure location. No identifying information about you will be made public. Only statistical summaries of survey responses may be presented in research jo</w:t>
      </w:r>
      <w:r w:rsidR="006D2D5C">
        <w:rPr>
          <w:rFonts w:ascii="Garamond" w:eastAsia="Times New Roman" w:hAnsi="Garamond" w:cs="Arial"/>
          <w:bCs/>
          <w:color w:val="000000"/>
        </w:rPr>
        <w:t>urnals or academic conferences.</w:t>
      </w:r>
    </w:p>
    <w:p w14:paraId="0EF6D7F1" w14:textId="77777777" w:rsidR="006D2D5C" w:rsidRDefault="006D2D5C" w:rsidP="00580156">
      <w:pPr>
        <w:shd w:val="clear" w:color="auto" w:fill="FFFFFF"/>
        <w:rPr>
          <w:rFonts w:ascii="Garamond" w:eastAsia="Times New Roman" w:hAnsi="Garamond" w:cs="Arial"/>
          <w:bCs/>
          <w:color w:val="000000"/>
        </w:rPr>
      </w:pPr>
    </w:p>
    <w:p w14:paraId="11F77AFB" w14:textId="77777777" w:rsidR="00D775C6" w:rsidRDefault="00B473D0" w:rsidP="00580156">
      <w:pPr>
        <w:shd w:val="clear" w:color="auto" w:fill="FFFFFF"/>
        <w:rPr>
          <w:ins w:id="19" w:author="gaurav sood" w:date="2016-07-07T11:23:00Z"/>
          <w:rFonts w:ascii="Garamond" w:eastAsia="Times New Roman" w:hAnsi="Garamond" w:cs="Arial"/>
          <w:bCs/>
          <w:color w:val="000000"/>
        </w:rPr>
      </w:pPr>
      <w:r w:rsidRPr="00B473D0">
        <w:rPr>
          <w:rFonts w:ascii="Garamond" w:eastAsia="Times New Roman" w:hAnsi="Garamond" w:cs="Arial"/>
          <w:bCs/>
          <w:color w:val="000000"/>
        </w:rPr>
        <w:t xml:space="preserve">Your participation is voluntary. </w:t>
      </w:r>
    </w:p>
    <w:p w14:paraId="78E1DFD2" w14:textId="77777777" w:rsidR="00D775C6" w:rsidRDefault="00D775C6" w:rsidP="00580156">
      <w:pPr>
        <w:shd w:val="clear" w:color="auto" w:fill="FFFFFF"/>
        <w:rPr>
          <w:ins w:id="20" w:author="gaurav sood" w:date="2016-07-07T11:23:00Z"/>
          <w:rFonts w:ascii="Garamond" w:eastAsia="Times New Roman" w:hAnsi="Garamond" w:cs="Arial"/>
          <w:bCs/>
          <w:color w:val="000000"/>
        </w:rPr>
      </w:pPr>
    </w:p>
    <w:p w14:paraId="2364972B" w14:textId="264072AD"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 xml:space="preserve">There are no known risks associated with this study. </w:t>
      </w:r>
      <w:ins w:id="21" w:author="gaurav sood" w:date="2016-07-07T11:23:00Z">
        <w:r w:rsidR="00D775C6">
          <w:rPr>
            <w:rFonts w:ascii="Garamond" w:eastAsia="Times New Roman" w:hAnsi="Garamond" w:cs="Arial"/>
            <w:bCs/>
            <w:color w:val="000000"/>
          </w:rPr>
          <w:t>And a</w:t>
        </w:r>
      </w:ins>
      <w:del w:id="22" w:author="gaurav sood" w:date="2016-07-07T11:23:00Z">
        <w:r w:rsidRPr="00B473D0" w:rsidDel="00D775C6">
          <w:rPr>
            <w:rFonts w:ascii="Garamond" w:eastAsia="Times New Roman" w:hAnsi="Garamond" w:cs="Arial"/>
            <w:bCs/>
            <w:color w:val="000000"/>
          </w:rPr>
          <w:delText>A</w:delText>
        </w:r>
      </w:del>
      <w:r w:rsidRPr="00B473D0">
        <w:rPr>
          <w:rFonts w:ascii="Garamond" w:eastAsia="Times New Roman" w:hAnsi="Garamond" w:cs="Arial"/>
          <w:bCs/>
          <w:color w:val="000000"/>
        </w:rPr>
        <w:t>lthough this study will not benefit you personally, it is likely to a</w:t>
      </w:r>
      <w:r w:rsidR="006D2D5C">
        <w:rPr>
          <w:rFonts w:ascii="Garamond" w:eastAsia="Times New Roman" w:hAnsi="Garamond" w:cs="Arial"/>
          <w:bCs/>
          <w:color w:val="000000"/>
        </w:rPr>
        <w:t>dd to our scientific knowledge.</w:t>
      </w:r>
    </w:p>
    <w:p w14:paraId="040336B1" w14:textId="77777777" w:rsidR="006D2D5C" w:rsidRDefault="006D2D5C" w:rsidP="00580156">
      <w:pPr>
        <w:shd w:val="clear" w:color="auto" w:fill="FFFFFF"/>
        <w:rPr>
          <w:rFonts w:ascii="Garamond" w:eastAsia="Times New Roman" w:hAnsi="Garamond" w:cs="Arial"/>
          <w:bCs/>
          <w:color w:val="000000"/>
        </w:rPr>
      </w:pPr>
    </w:p>
    <w:p w14:paraId="18DC6F22" w14:textId="4E8869C7"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 xml:space="preserve">To participate in the study, you must be at least 18 years old and </w:t>
      </w:r>
      <w:del w:id="23" w:author="gaurav sood" w:date="2016-07-07T11:39:00Z">
        <w:r w:rsidRPr="00B473D0" w:rsidDel="00515074">
          <w:rPr>
            <w:rFonts w:ascii="Garamond" w:eastAsia="Times New Roman" w:hAnsi="Garamond" w:cs="Arial"/>
            <w:bCs/>
            <w:color w:val="000000"/>
          </w:rPr>
          <w:delText xml:space="preserve">be </w:delText>
        </w:r>
      </w:del>
      <w:r w:rsidRPr="00B473D0">
        <w:rPr>
          <w:rFonts w:ascii="Garamond" w:eastAsia="Times New Roman" w:hAnsi="Garamond" w:cs="Arial"/>
          <w:bCs/>
          <w:color w:val="000000"/>
        </w:rPr>
        <w:t>a U.S. resident.</w:t>
      </w:r>
    </w:p>
    <w:p w14:paraId="2B2FC125" w14:textId="77777777" w:rsidR="006D2D5C" w:rsidRDefault="006D2D5C" w:rsidP="00580156">
      <w:pPr>
        <w:shd w:val="clear" w:color="auto" w:fill="FFFFFF"/>
        <w:rPr>
          <w:rFonts w:ascii="Garamond" w:eastAsia="Times New Roman" w:hAnsi="Garamond" w:cs="Arial"/>
          <w:bCs/>
          <w:color w:val="000000"/>
        </w:rPr>
      </w:pPr>
    </w:p>
    <w:p w14:paraId="4F9E30EE" w14:textId="7CC8E999"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If you have any questions about the survey, please contact Ga</w:t>
      </w:r>
      <w:r w:rsidR="006D2D5C">
        <w:rPr>
          <w:rFonts w:ascii="Garamond" w:eastAsia="Times New Roman" w:hAnsi="Garamond" w:cs="Arial"/>
          <w:bCs/>
          <w:color w:val="000000"/>
        </w:rPr>
        <w:t xml:space="preserve">urav Sood at </w:t>
      </w:r>
      <w:hyperlink r:id="rId10" w:history="1">
        <w:r w:rsidR="006D2D5C" w:rsidRPr="006913EA">
          <w:rPr>
            <w:rStyle w:val="Hyperlink"/>
            <w:rFonts w:ascii="Garamond" w:eastAsia="Times New Roman" w:hAnsi="Garamond" w:cs="Arial"/>
            <w:bCs/>
          </w:rPr>
          <w:t>gsood07@gmail.com</w:t>
        </w:r>
      </w:hyperlink>
      <w:r w:rsidR="006D2D5C">
        <w:rPr>
          <w:rFonts w:ascii="Garamond" w:eastAsia="Times New Roman" w:hAnsi="Garamond" w:cs="Arial"/>
          <w:bCs/>
          <w:color w:val="000000"/>
        </w:rPr>
        <w:t>.</w:t>
      </w:r>
    </w:p>
    <w:p w14:paraId="42B6951B" w14:textId="77777777" w:rsidR="006D2D5C" w:rsidRDefault="006D2D5C" w:rsidP="00580156">
      <w:pPr>
        <w:shd w:val="clear" w:color="auto" w:fill="FFFFFF"/>
        <w:rPr>
          <w:rFonts w:ascii="Garamond" w:eastAsia="Times New Roman" w:hAnsi="Garamond" w:cs="Arial"/>
          <w:bCs/>
          <w:color w:val="000000"/>
        </w:rPr>
      </w:pPr>
    </w:p>
    <w:p w14:paraId="6C71DD0D" w14:textId="02C7F760" w:rsidR="00B473D0"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If you agree to take the survey, please click 'I agree' below.</w:t>
      </w:r>
    </w:p>
    <w:p w14:paraId="4002C5E1" w14:textId="77777777" w:rsidR="00B473D0" w:rsidRDefault="00B473D0" w:rsidP="00580156">
      <w:pPr>
        <w:shd w:val="clear" w:color="auto" w:fill="FFFFFF"/>
        <w:rPr>
          <w:rFonts w:ascii="Garamond" w:eastAsia="Times New Roman" w:hAnsi="Garamond" w:cs="Arial"/>
          <w:bCs/>
          <w:color w:val="000000"/>
        </w:rPr>
      </w:pPr>
    </w:p>
    <w:p w14:paraId="2ECCD41F" w14:textId="22D29935" w:rsidR="0032728D" w:rsidRPr="00580156" w:rsidRDefault="0032728D" w:rsidP="003157AD">
      <w:pPr>
        <w:pStyle w:val="ListParagraph"/>
        <w:numPr>
          <w:ilvl w:val="0"/>
          <w:numId w:val="10"/>
        </w:numPr>
        <w:outlineLvl w:val="0"/>
        <w:rPr>
          <w:rFonts w:ascii="Garamond" w:hAnsi="Garamond"/>
          <w:b/>
        </w:rPr>
      </w:pPr>
      <w:r w:rsidRPr="00580156">
        <w:rPr>
          <w:rFonts w:ascii="Garamond" w:hAnsi="Garamond"/>
          <w:b/>
        </w:rPr>
        <w:t>I agree</w:t>
      </w:r>
    </w:p>
    <w:p w14:paraId="02F2735F" w14:textId="7F0CC189" w:rsidR="0032728D" w:rsidRPr="00580156" w:rsidRDefault="0032728D" w:rsidP="003157AD">
      <w:pPr>
        <w:pStyle w:val="ListParagraph"/>
        <w:numPr>
          <w:ilvl w:val="0"/>
          <w:numId w:val="10"/>
        </w:numPr>
        <w:outlineLvl w:val="0"/>
        <w:rPr>
          <w:rFonts w:ascii="Garamond" w:hAnsi="Garamond"/>
          <w:b/>
        </w:rPr>
      </w:pPr>
      <w:r w:rsidRPr="00580156">
        <w:rPr>
          <w:rFonts w:ascii="Garamond" w:hAnsi="Garamond"/>
          <w:b/>
        </w:rPr>
        <w:t xml:space="preserve">I </w:t>
      </w:r>
      <w:r w:rsidR="00580156" w:rsidRPr="00580156">
        <w:rPr>
          <w:rFonts w:ascii="Garamond" w:hAnsi="Garamond"/>
          <w:b/>
        </w:rPr>
        <w:t>do not agree</w:t>
      </w:r>
      <w:commentRangeEnd w:id="14"/>
      <w:r w:rsidR="00515074">
        <w:rPr>
          <w:rStyle w:val="CommentReference"/>
        </w:rPr>
        <w:commentReference w:id="14"/>
      </w:r>
    </w:p>
    <w:p w14:paraId="3C240C55" w14:textId="77777777" w:rsidR="00587EB2" w:rsidRDefault="00587EB2">
      <w:pPr>
        <w:rPr>
          <w:rFonts w:ascii="Garamond" w:hAnsi="Garamond"/>
          <w:b/>
        </w:rPr>
      </w:pPr>
    </w:p>
    <w:p w14:paraId="237E310B" w14:textId="27133DEF" w:rsidR="00587EB2" w:rsidRDefault="003D139A">
      <w:pPr>
        <w:rPr>
          <w:rFonts w:ascii="Garamond" w:hAnsi="Garamond"/>
          <w:b/>
        </w:rPr>
      </w:pPr>
      <w:commentRangeStart w:id="24"/>
      <w:r>
        <w:rPr>
          <w:rFonts w:ascii="Garamond" w:hAnsi="Garamond"/>
          <w:b/>
        </w:rPr>
        <w:t xml:space="preserve">[If respondent agrees, </w:t>
      </w:r>
      <w:r w:rsidR="00A549B2">
        <w:rPr>
          <w:rFonts w:ascii="Garamond" w:hAnsi="Garamond"/>
          <w:b/>
        </w:rPr>
        <w:t>conduct the following four randomizations independently</w:t>
      </w:r>
      <w:r>
        <w:rPr>
          <w:rFonts w:ascii="Garamond" w:hAnsi="Garamond"/>
          <w:b/>
        </w:rPr>
        <w:t>: Pro-</w:t>
      </w:r>
      <w:r w:rsidR="00295664">
        <w:rPr>
          <w:rFonts w:ascii="Garamond" w:hAnsi="Garamond"/>
          <w:b/>
        </w:rPr>
        <w:t>Ban</w:t>
      </w:r>
      <w:r>
        <w:rPr>
          <w:rFonts w:ascii="Garamond" w:hAnsi="Garamond"/>
          <w:b/>
        </w:rPr>
        <w:t xml:space="preserve"> vs. Anti-Ban, Control 1 vs. Accuracy 1, Pro-</w:t>
      </w:r>
      <w:r w:rsidR="00295664">
        <w:rPr>
          <w:rFonts w:ascii="Garamond" w:hAnsi="Garamond"/>
          <w:b/>
        </w:rPr>
        <w:t>Wage</w:t>
      </w:r>
      <w:r>
        <w:rPr>
          <w:rFonts w:ascii="Garamond" w:hAnsi="Garamond"/>
          <w:b/>
        </w:rPr>
        <w:t xml:space="preserve"> vs. Anti-Wage, Control 2 vs. Accuracy 2.]</w:t>
      </w:r>
      <w:commentRangeEnd w:id="24"/>
      <w:r w:rsidR="00B43FD0">
        <w:rPr>
          <w:rStyle w:val="CommentReference"/>
        </w:rPr>
        <w:commentReference w:id="24"/>
      </w:r>
    </w:p>
    <w:p w14:paraId="0F52F6C1" w14:textId="77777777" w:rsidR="00DE3935" w:rsidRDefault="00DE3935">
      <w:pPr>
        <w:rPr>
          <w:rFonts w:ascii="Garamond" w:hAnsi="Garamond"/>
          <w:b/>
        </w:rPr>
      </w:pPr>
      <w:r>
        <w:rPr>
          <w:rFonts w:ascii="Garamond" w:hAnsi="Garamond"/>
          <w:b/>
        </w:rPr>
        <w:br w:type="page"/>
      </w:r>
    </w:p>
    <w:p w14:paraId="633E0AEA" w14:textId="77777777" w:rsidR="00C8262D" w:rsidRDefault="00C8262D" w:rsidP="00331207">
      <w:pPr>
        <w:tabs>
          <w:tab w:val="left" w:pos="450"/>
        </w:tabs>
        <w:spacing w:after="120"/>
        <w:rPr>
          <w:rFonts w:ascii="Garamond" w:hAnsi="Garamond"/>
          <w:b/>
        </w:rPr>
        <w:sectPr w:rsidR="00C8262D" w:rsidSect="00233099">
          <w:headerReference w:type="default" r:id="rId11"/>
          <w:footerReference w:type="even" r:id="rId12"/>
          <w:footerReference w:type="default" r:id="rId13"/>
          <w:pgSz w:w="12240" w:h="15840"/>
          <w:pgMar w:top="1440" w:right="1440" w:bottom="1440" w:left="1440" w:header="720" w:footer="720" w:gutter="0"/>
          <w:cols w:space="720"/>
          <w:docGrid w:linePitch="360"/>
        </w:sectPr>
      </w:pPr>
    </w:p>
    <w:p w14:paraId="3D1AB6F5" w14:textId="6E5C43C3" w:rsidR="00071509" w:rsidDel="00BA4E08" w:rsidRDefault="00E63EED" w:rsidP="00504F94">
      <w:pPr>
        <w:spacing w:after="200"/>
        <w:jc w:val="center"/>
        <w:outlineLvl w:val="0"/>
        <w:rPr>
          <w:del w:id="30" w:author="gaurav sood" w:date="2016-07-07T11:24:00Z"/>
          <w:rFonts w:ascii="Garamond" w:hAnsi="Garamond"/>
          <w:b/>
        </w:rPr>
      </w:pPr>
      <w:del w:id="31" w:author="gaurav sood" w:date="2016-07-07T11:24:00Z">
        <w:r w:rsidDel="00BA4E08">
          <w:rPr>
            <w:rFonts w:ascii="Garamond" w:hAnsi="Garamond"/>
            <w:b/>
          </w:rPr>
          <w:lastRenderedPageBreak/>
          <w:delText>[</w:delText>
        </w:r>
        <w:r w:rsidR="009E7A98" w:rsidDel="00BA4E08">
          <w:rPr>
            <w:rFonts w:ascii="Garamond" w:hAnsi="Garamond"/>
            <w:b/>
          </w:rPr>
          <w:delText>Political Variables</w:delText>
        </w:r>
        <w:r w:rsidDel="00BA4E08">
          <w:rPr>
            <w:rFonts w:ascii="Garamond" w:hAnsi="Garamond"/>
            <w:b/>
          </w:rPr>
          <w:delText>]</w:delText>
        </w:r>
      </w:del>
    </w:p>
    <w:p w14:paraId="02FBBD6E" w14:textId="3971475F" w:rsidR="00504F94" w:rsidDel="00BA4E08" w:rsidRDefault="00504F94" w:rsidP="00071509">
      <w:pPr>
        <w:outlineLvl w:val="0"/>
        <w:rPr>
          <w:del w:id="32" w:author="gaurav sood" w:date="2016-07-07T11:24:00Z"/>
          <w:rFonts w:ascii="Garamond" w:hAnsi="Garamond"/>
          <w:b/>
        </w:rPr>
      </w:pPr>
      <w:del w:id="33" w:author="gaurav sood" w:date="2016-07-07T11:24:00Z">
        <w:r w:rsidRPr="00504F94" w:rsidDel="00BA4E08">
          <w:rPr>
            <w:rFonts w:ascii="Garamond" w:hAnsi="Garamond"/>
            <w:b/>
          </w:rPr>
          <w:delText>Now we would like to ask you some questions about politics.</w:delText>
        </w:r>
      </w:del>
    </w:p>
    <w:p w14:paraId="33A5FF8C" w14:textId="77777777" w:rsidR="00504F94" w:rsidRPr="00504F94" w:rsidRDefault="00504F94" w:rsidP="00071509">
      <w:pPr>
        <w:outlineLvl w:val="0"/>
        <w:rPr>
          <w:rFonts w:ascii="Garamond" w:hAnsi="Garamond"/>
        </w:rPr>
      </w:pPr>
    </w:p>
    <w:p w14:paraId="7B1DA943" w14:textId="46522462" w:rsidR="00B53EA7" w:rsidRPr="00D30091" w:rsidRDefault="00282FFB" w:rsidP="00D30091">
      <w:pPr>
        <w:ind w:left="360"/>
        <w:rPr>
          <w:rFonts w:ascii="Garamond" w:eastAsia="Times New Roman" w:hAnsi="Garamond" w:cs="Times New Roman"/>
        </w:rPr>
      </w:pPr>
      <w:r w:rsidRPr="00D30091">
        <w:rPr>
          <w:rFonts w:ascii="Garamond" w:eastAsia="Times New Roman" w:hAnsi="Garamond" w:cs="Times New Roman"/>
          <w:bCs/>
        </w:rPr>
        <w:t xml:space="preserve">Do you favor or oppose a </w:t>
      </w:r>
      <w:commentRangeStart w:id="34"/>
      <w:r w:rsidRPr="00D30091">
        <w:rPr>
          <w:rFonts w:ascii="Garamond" w:eastAsia="Times New Roman" w:hAnsi="Garamond" w:cs="Times New Roman"/>
          <w:bCs/>
        </w:rPr>
        <w:t>federal law</w:t>
      </w:r>
      <w:commentRangeEnd w:id="34"/>
      <w:r w:rsidR="003D44AF">
        <w:rPr>
          <w:rStyle w:val="CommentReference"/>
        </w:rPr>
        <w:commentReference w:id="34"/>
      </w:r>
      <w:r w:rsidRPr="00D30091">
        <w:rPr>
          <w:rFonts w:ascii="Garamond" w:eastAsia="Times New Roman" w:hAnsi="Garamond" w:cs="Times New Roman"/>
          <w:bCs/>
        </w:rPr>
        <w:t xml:space="preserve"> requiring a nationwide ban on people other than law enforcement officers carrying concealed weapons?</w:t>
      </w:r>
    </w:p>
    <w:p w14:paraId="06BFE597" w14:textId="34294F38" w:rsidR="00B53EA7" w:rsidRDefault="00282FFB" w:rsidP="003157AD">
      <w:pPr>
        <w:pStyle w:val="ListParagraph"/>
        <w:numPr>
          <w:ilvl w:val="0"/>
          <w:numId w:val="11"/>
        </w:numPr>
        <w:tabs>
          <w:tab w:val="left" w:pos="450"/>
        </w:tabs>
        <w:ind w:left="1440"/>
        <w:rPr>
          <w:rFonts w:ascii="Garamond" w:hAnsi="Garamond" w:cs="Garamond"/>
        </w:rPr>
      </w:pPr>
      <w:r w:rsidRPr="00282FFB">
        <w:rPr>
          <w:rFonts w:ascii="Garamond" w:hAnsi="Garamond" w:cs="Garamond"/>
        </w:rPr>
        <w:t>Ban people other than law enforcement officers from carrying concealed weapons</w:t>
      </w:r>
    </w:p>
    <w:p w14:paraId="2FD0D503" w14:textId="07EFE697" w:rsidR="00282FFB" w:rsidRPr="00E639D2" w:rsidRDefault="00282FFB" w:rsidP="003157AD">
      <w:pPr>
        <w:pStyle w:val="ListParagraph"/>
        <w:numPr>
          <w:ilvl w:val="0"/>
          <w:numId w:val="11"/>
        </w:numPr>
        <w:tabs>
          <w:tab w:val="left" w:pos="450"/>
        </w:tabs>
        <w:ind w:left="1440"/>
        <w:rPr>
          <w:rFonts w:ascii="Garamond" w:hAnsi="Garamond" w:cs="Garamond"/>
        </w:rPr>
      </w:pPr>
      <w:r>
        <w:rPr>
          <w:rFonts w:ascii="Garamond" w:hAnsi="Garamond" w:cs="Garamond"/>
        </w:rPr>
        <w:t>Do not b</w:t>
      </w:r>
      <w:r w:rsidRPr="00282FFB">
        <w:rPr>
          <w:rFonts w:ascii="Garamond" w:hAnsi="Garamond" w:cs="Garamond"/>
        </w:rPr>
        <w:t>an people other than law enforcement officers from carrying concealed weapons</w:t>
      </w:r>
    </w:p>
    <w:p w14:paraId="0AD77F44" w14:textId="77777777" w:rsidR="00B53EA7" w:rsidRPr="00E639D2" w:rsidRDefault="00B53EA7" w:rsidP="003157AD">
      <w:pPr>
        <w:pStyle w:val="ListParagraph"/>
        <w:numPr>
          <w:ilvl w:val="0"/>
          <w:numId w:val="11"/>
        </w:numPr>
        <w:tabs>
          <w:tab w:val="left" w:pos="450"/>
        </w:tabs>
        <w:ind w:left="1440"/>
        <w:rPr>
          <w:rFonts w:ascii="Garamond" w:hAnsi="Garamond" w:cs="Garamond"/>
        </w:rPr>
      </w:pPr>
      <w:r w:rsidRPr="00E639D2">
        <w:rPr>
          <w:rFonts w:ascii="Garamond" w:hAnsi="Garamond" w:cs="Garamond"/>
        </w:rPr>
        <w:t>Unsure</w:t>
      </w:r>
    </w:p>
    <w:p w14:paraId="083A0A08" w14:textId="77777777" w:rsidR="00B53EA7" w:rsidRPr="00E639D2" w:rsidRDefault="00B53EA7" w:rsidP="00B53EA7">
      <w:pPr>
        <w:tabs>
          <w:tab w:val="left" w:pos="450"/>
        </w:tabs>
        <w:rPr>
          <w:rFonts w:ascii="Garamond" w:hAnsi="Garamond" w:cs="Garamond"/>
        </w:rPr>
      </w:pPr>
    </w:p>
    <w:p w14:paraId="359F7C78" w14:textId="77777777" w:rsidR="00B53EA7" w:rsidRPr="00D30091" w:rsidRDefault="00B53EA7" w:rsidP="00D30091">
      <w:pPr>
        <w:tabs>
          <w:tab w:val="left" w:pos="450"/>
        </w:tabs>
        <w:ind w:left="360"/>
        <w:rPr>
          <w:rFonts w:ascii="Garamond" w:hAnsi="Garamond" w:cs="Garamond"/>
          <w:color w:val="000000"/>
        </w:rPr>
      </w:pPr>
      <w:r w:rsidRPr="00D30091">
        <w:rPr>
          <w:rFonts w:ascii="Garamond" w:hAnsi="Garamond" w:cs="Garamond"/>
          <w:color w:val="000000"/>
        </w:rPr>
        <w:t>How important is this issue to you personally?</w:t>
      </w:r>
    </w:p>
    <w:p w14:paraId="4276DDD6"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09D36165" w:rsidR="00B53EA7" w:rsidRPr="00243116" w:rsidRDefault="00B53EA7" w:rsidP="00D30091">
      <w:pPr>
        <w:pStyle w:val="Default"/>
        <w:ind w:left="360"/>
        <w:rPr>
          <w:rFonts w:ascii="Garamond" w:hAnsi="Garamond" w:cs="Times New Roman"/>
          <w:color w:val="333639"/>
          <w:shd w:val="clear" w:color="auto" w:fill="FFFFFF"/>
        </w:rPr>
      </w:pPr>
      <w:r w:rsidRPr="005D3490">
        <w:rPr>
          <w:rFonts w:ascii="Garamond" w:hAnsi="Garamond" w:cs="Garamond"/>
        </w:rPr>
        <w:t xml:space="preserve">Do you </w:t>
      </w:r>
      <w:r w:rsidR="00F802A5">
        <w:rPr>
          <w:rFonts w:ascii="Garamond" w:hAnsi="Garamond" w:cs="Garamond"/>
        </w:rPr>
        <w:t xml:space="preserve">or someone </w:t>
      </w:r>
      <w:r w:rsidR="00D17912">
        <w:rPr>
          <w:rFonts w:ascii="Garamond" w:hAnsi="Garamond" w:cs="Garamond"/>
        </w:rPr>
        <w:t xml:space="preserve">else </w:t>
      </w:r>
      <w:r w:rsidR="00F802A5">
        <w:rPr>
          <w:rFonts w:ascii="Garamond" w:hAnsi="Garamond" w:cs="Garamond"/>
        </w:rPr>
        <w:t xml:space="preserve">in your household </w:t>
      </w:r>
      <w:r w:rsidRPr="005D3490">
        <w:rPr>
          <w:rFonts w:ascii="Garamond" w:hAnsi="Garamond" w:cs="Garamond"/>
        </w:rPr>
        <w:t>own a gun?</w:t>
      </w:r>
    </w:p>
    <w:p w14:paraId="68D18033"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Pr>
          <w:rFonts w:ascii="Garamond" w:hAnsi="Garamond" w:cs="Garamond"/>
          <w:color w:val="000000"/>
        </w:rPr>
        <w:t>No</w:t>
      </w:r>
    </w:p>
    <w:p w14:paraId="542F004B" w14:textId="77777777" w:rsidR="00D86181" w:rsidRDefault="00D86181" w:rsidP="00D86181">
      <w:pPr>
        <w:rPr>
          <w:rFonts w:ascii="Garamond" w:hAnsi="Garamond"/>
          <w:b/>
        </w:rPr>
      </w:pPr>
    </w:p>
    <w:p w14:paraId="7BD2FCB4" w14:textId="77777777" w:rsidR="007D5E14" w:rsidRDefault="007D5E14" w:rsidP="00D86181">
      <w:pPr>
        <w:rPr>
          <w:rFonts w:ascii="Garamond" w:hAnsi="Garamond"/>
          <w:b/>
        </w:rPr>
      </w:pPr>
    </w:p>
    <w:p w14:paraId="21C5432E" w14:textId="35D9C523" w:rsidR="00282FFB" w:rsidRPr="00E63EED" w:rsidRDefault="00454950" w:rsidP="00E63EED">
      <w:pPr>
        <w:tabs>
          <w:tab w:val="left" w:pos="450"/>
          <w:tab w:val="left" w:pos="1708"/>
        </w:tabs>
        <w:spacing w:after="120"/>
        <w:rPr>
          <w:rFonts w:ascii="Garamond" w:hAnsi="Garamond"/>
          <w:b/>
        </w:rPr>
      </w:pPr>
      <w:r w:rsidRPr="00E63EED">
        <w:rPr>
          <w:rFonts w:ascii="Garamond" w:hAnsi="Garamond"/>
          <w:b/>
        </w:rPr>
        <w:t>[Page break]</w:t>
      </w:r>
      <w:r w:rsidR="00E63EED" w:rsidRPr="00E63EED">
        <w:rPr>
          <w:rFonts w:ascii="Garamond" w:hAnsi="Garamond"/>
          <w:b/>
        </w:rPr>
        <w:tab/>
      </w:r>
    </w:p>
    <w:p w14:paraId="7E6C8D4D" w14:textId="77777777" w:rsidR="00E63EED" w:rsidRDefault="00E63EED" w:rsidP="00D30091">
      <w:pPr>
        <w:ind w:left="360"/>
        <w:rPr>
          <w:rFonts w:ascii="Garamond" w:eastAsia="Times New Roman" w:hAnsi="Garamond" w:cs="Times New Roman"/>
          <w:bCs/>
        </w:rPr>
      </w:pPr>
    </w:p>
    <w:p w14:paraId="27AEF34F" w14:textId="12063CB1" w:rsidR="00282FFB" w:rsidRPr="00D30091" w:rsidRDefault="00282FFB" w:rsidP="00D30091">
      <w:pPr>
        <w:ind w:left="360"/>
        <w:rPr>
          <w:rFonts w:ascii="Garamond" w:eastAsia="Times New Roman" w:hAnsi="Garamond" w:cs="Times New Roman"/>
        </w:rPr>
      </w:pPr>
      <w:r w:rsidRPr="00D30091">
        <w:rPr>
          <w:rFonts w:ascii="Garamond" w:eastAsia="Times New Roman" w:hAnsi="Garamond" w:cs="Times New Roman"/>
          <w:bCs/>
        </w:rPr>
        <w:t>The federal minimum wage is currently $7.25 per hour. Do you favor or oppose raising the federal minimum wage?</w:t>
      </w:r>
    </w:p>
    <w:p w14:paraId="7DB8EEFE" w14:textId="3D196E86" w:rsidR="00282FFB" w:rsidRPr="00E639D2" w:rsidRDefault="00282FFB" w:rsidP="00282FFB">
      <w:pPr>
        <w:pStyle w:val="ListParagraph"/>
        <w:numPr>
          <w:ilvl w:val="0"/>
          <w:numId w:val="11"/>
        </w:numPr>
        <w:tabs>
          <w:tab w:val="left" w:pos="450"/>
        </w:tabs>
        <w:ind w:left="1440"/>
        <w:rPr>
          <w:rFonts w:ascii="Garamond" w:hAnsi="Garamond" w:cs="Garamond"/>
        </w:rPr>
      </w:pPr>
      <w:r>
        <w:rPr>
          <w:rFonts w:ascii="Garamond" w:hAnsi="Garamond" w:cs="Garamond"/>
        </w:rPr>
        <w:t>Favor raising the federal minimum wage</w:t>
      </w:r>
    </w:p>
    <w:p w14:paraId="0514A7EF" w14:textId="77777777" w:rsidR="00282FFB" w:rsidRDefault="00282FFB" w:rsidP="00282FFB">
      <w:pPr>
        <w:pStyle w:val="ListParagraph"/>
        <w:numPr>
          <w:ilvl w:val="0"/>
          <w:numId w:val="11"/>
        </w:numPr>
        <w:tabs>
          <w:tab w:val="left" w:pos="450"/>
        </w:tabs>
        <w:ind w:left="1440"/>
        <w:rPr>
          <w:rFonts w:ascii="Garamond" w:hAnsi="Garamond" w:cs="Garamond"/>
        </w:rPr>
      </w:pPr>
      <w:r>
        <w:rPr>
          <w:rFonts w:ascii="Garamond" w:hAnsi="Garamond" w:cs="Garamond"/>
        </w:rPr>
        <w:t>Oppose raising the federal minimum wage</w:t>
      </w:r>
    </w:p>
    <w:p w14:paraId="616AA2B0" w14:textId="047B2CD5" w:rsidR="00282FFB" w:rsidRPr="00E639D2" w:rsidRDefault="00282FFB" w:rsidP="00282FFB">
      <w:pPr>
        <w:pStyle w:val="ListParagraph"/>
        <w:numPr>
          <w:ilvl w:val="0"/>
          <w:numId w:val="11"/>
        </w:numPr>
        <w:tabs>
          <w:tab w:val="left" w:pos="450"/>
        </w:tabs>
        <w:ind w:left="1440"/>
        <w:rPr>
          <w:rFonts w:ascii="Garamond" w:hAnsi="Garamond" w:cs="Garamond"/>
        </w:rPr>
      </w:pPr>
      <w:r w:rsidRPr="00E639D2">
        <w:rPr>
          <w:rFonts w:ascii="Garamond" w:hAnsi="Garamond" w:cs="Garamond"/>
        </w:rPr>
        <w:t>Unsure</w:t>
      </w:r>
    </w:p>
    <w:p w14:paraId="52F02A2E" w14:textId="77777777" w:rsidR="00282FFB" w:rsidRPr="00E639D2" w:rsidRDefault="00282FFB" w:rsidP="00282FFB">
      <w:pPr>
        <w:tabs>
          <w:tab w:val="left" w:pos="450"/>
        </w:tabs>
        <w:rPr>
          <w:rFonts w:ascii="Garamond" w:hAnsi="Garamond" w:cs="Garamond"/>
        </w:rPr>
      </w:pPr>
    </w:p>
    <w:p w14:paraId="628F044B" w14:textId="77777777" w:rsidR="00282FFB" w:rsidRPr="00D30091" w:rsidRDefault="00282FFB" w:rsidP="00D30091">
      <w:pPr>
        <w:tabs>
          <w:tab w:val="left" w:pos="450"/>
        </w:tabs>
        <w:ind w:left="360"/>
        <w:rPr>
          <w:rFonts w:ascii="Garamond" w:hAnsi="Garamond" w:cs="Garamond"/>
          <w:color w:val="000000"/>
        </w:rPr>
      </w:pPr>
      <w:r w:rsidRPr="00D30091">
        <w:rPr>
          <w:rFonts w:ascii="Garamond" w:hAnsi="Garamond" w:cs="Garamond"/>
          <w:color w:val="000000"/>
        </w:rPr>
        <w:t>How important is this issue to you personally?</w:t>
      </w:r>
    </w:p>
    <w:p w14:paraId="23A4AC6E"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7F77C31C"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Very important</w:t>
      </w:r>
    </w:p>
    <w:p w14:paraId="3085107E"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Somewhat important</w:t>
      </w:r>
    </w:p>
    <w:p w14:paraId="7BD68D68"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too important</w:t>
      </w:r>
    </w:p>
    <w:p w14:paraId="70FBD49A"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5B04700C" w14:textId="77777777" w:rsidR="00A13BB0" w:rsidRDefault="00A13BB0" w:rsidP="00D86181">
      <w:pPr>
        <w:rPr>
          <w:rFonts w:ascii="Garamond" w:hAnsi="Garamond"/>
          <w:b/>
        </w:rPr>
      </w:pPr>
    </w:p>
    <w:p w14:paraId="6578CAD0" w14:textId="77777777" w:rsidR="007D5E14" w:rsidRDefault="007D5E14" w:rsidP="00D86181">
      <w:pPr>
        <w:rPr>
          <w:rFonts w:ascii="Garamond" w:hAnsi="Garamond"/>
          <w:b/>
        </w:rPr>
      </w:pPr>
    </w:p>
    <w:p w14:paraId="44DE2FBA" w14:textId="77777777" w:rsidR="00977770" w:rsidRPr="007D5E14" w:rsidRDefault="00977770" w:rsidP="00977770">
      <w:pPr>
        <w:tabs>
          <w:tab w:val="left" w:pos="450"/>
          <w:tab w:val="left" w:pos="3583"/>
        </w:tabs>
        <w:spacing w:after="120"/>
        <w:rPr>
          <w:rFonts w:ascii="Garamond" w:hAnsi="Garamond"/>
          <w:b/>
        </w:rPr>
      </w:pPr>
      <w:r w:rsidRPr="007D5E14">
        <w:rPr>
          <w:rFonts w:ascii="Garamond" w:hAnsi="Garamond"/>
          <w:b/>
        </w:rPr>
        <w:t>[Page break]</w:t>
      </w:r>
    </w:p>
    <w:p w14:paraId="6835728F" w14:textId="77777777" w:rsidR="007D5E14" w:rsidRDefault="007D5E14" w:rsidP="00A101DF">
      <w:pPr>
        <w:rPr>
          <w:rFonts w:ascii="Garamond" w:eastAsia="Times New Roman" w:hAnsi="Garamond" w:cs="Times New Roman"/>
          <w:shd w:val="clear" w:color="auto" w:fill="FFFFFF"/>
        </w:rPr>
      </w:pPr>
    </w:p>
    <w:p w14:paraId="680F8B93"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When it comes to politics, do you usually think of yourself as liberal, moderate, or conservative?</w:t>
      </w:r>
    </w:p>
    <w:p w14:paraId="376A85DB" w14:textId="77777777" w:rsidR="00A101DF" w:rsidRPr="00607A0A" w:rsidRDefault="00A101DF"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[If Liberal/Conservative:] Do you consider yourself to be very liberal/conservative or somewhat liberal/conservative?</w:t>
      </w:r>
    </w:p>
    <w:p w14:paraId="2B1256C6" w14:textId="77777777" w:rsidR="0026591E" w:rsidRDefault="0026591E" w:rsidP="00D64988">
      <w:pPr>
        <w:outlineLvl w:val="0"/>
        <w:rPr>
          <w:ins w:id="35" w:author="gaurav sood" w:date="2016-07-07T11:27:00Z"/>
          <w:rFonts w:ascii="Garamond" w:hAnsi="Garamond"/>
          <w:b/>
        </w:rPr>
      </w:pPr>
    </w:p>
    <w:p w14:paraId="355A0092" w14:textId="7D7E48B7" w:rsidR="00890609" w:rsidRPr="00B53EA7" w:rsidRDefault="0026591E" w:rsidP="00D64988">
      <w:pPr>
        <w:outlineLvl w:val="0"/>
        <w:rPr>
          <w:rFonts w:ascii="Garamond" w:hAnsi="Garamond"/>
        </w:rPr>
      </w:pPr>
      <w:ins w:id="36" w:author="gaurav sood" w:date="2016-07-07T11:27:00Z">
        <w:r w:rsidRPr="007705FE">
          <w:rPr>
            <w:rFonts w:ascii="Garamond" w:hAnsi="Garamond"/>
            <w:b/>
            <w:highlight w:val="yellow"/>
            <w:rPrChange w:id="37" w:author="gaurav sood" w:date="2016-07-07T11:28:00Z">
              <w:rPr>
                <w:rFonts w:ascii="Garamond" w:hAnsi="Garamond"/>
                <w:b/>
              </w:rPr>
            </w:rPrChange>
          </w:rPr>
          <w:t>Branching for Mode</w:t>
        </w:r>
      </w:ins>
      <w:ins w:id="38" w:author="gaurav sood" w:date="2016-07-07T11:28:00Z">
        <w:r w:rsidRPr="007705FE">
          <w:rPr>
            <w:rFonts w:ascii="Garamond" w:hAnsi="Garamond"/>
            <w:b/>
            <w:highlight w:val="yellow"/>
            <w:rPrChange w:id="39" w:author="gaurav sood" w:date="2016-07-07T11:28:00Z">
              <w:rPr>
                <w:rFonts w:ascii="Garamond" w:hAnsi="Garamond"/>
                <w:b/>
              </w:rPr>
            </w:rPrChange>
          </w:rPr>
          <w:t>rate Missing.</w:t>
        </w:r>
      </w:ins>
      <w:r w:rsidR="00B53EA7">
        <w:rPr>
          <w:rFonts w:ascii="Garamond" w:hAnsi="Garamond"/>
          <w:b/>
        </w:rPr>
        <w:br w:type="page"/>
      </w:r>
    </w:p>
    <w:p w14:paraId="3B17B6A2" w14:textId="5F649BA0" w:rsidR="005559CC" w:rsidRDefault="005559CC" w:rsidP="005559CC">
      <w:pPr>
        <w:tabs>
          <w:tab w:val="left" w:pos="450"/>
        </w:tabs>
        <w:spacing w:after="200"/>
        <w:jc w:val="center"/>
        <w:rPr>
          <w:ins w:id="40" w:author="gaurav sood" w:date="2016-07-07T11:28:00Z"/>
          <w:rFonts w:ascii="Garamond" w:hAnsi="Garamond"/>
          <w:b/>
        </w:rPr>
      </w:pPr>
      <w:r>
        <w:rPr>
          <w:rFonts w:ascii="Garamond" w:hAnsi="Garamond"/>
          <w:b/>
        </w:rPr>
        <w:lastRenderedPageBreak/>
        <w:t>[Numeracy Scale]</w:t>
      </w:r>
      <w:ins w:id="41" w:author="gaurav sood" w:date="2016-07-07T11:28:00Z">
        <w:r w:rsidR="007705FE">
          <w:rPr>
            <w:rFonts w:ascii="Garamond" w:hAnsi="Garamond"/>
            <w:b/>
          </w:rPr>
          <w:t xml:space="preserve"> </w:t>
        </w:r>
      </w:ins>
    </w:p>
    <w:p w14:paraId="44940434" w14:textId="77777777" w:rsidR="005A5CA1" w:rsidRDefault="005A5CA1">
      <w:pPr>
        <w:tabs>
          <w:tab w:val="left" w:pos="450"/>
        </w:tabs>
        <w:spacing w:after="200"/>
        <w:rPr>
          <w:ins w:id="42" w:author="gaurav sood" w:date="2016-07-07T11:30:00Z"/>
          <w:rFonts w:ascii="Garamond" w:hAnsi="Garamond"/>
          <w:b/>
          <w:highlight w:val="yellow"/>
        </w:rPr>
        <w:pPrChange w:id="43" w:author="gaurav sood" w:date="2016-07-07T11:28:00Z">
          <w:pPr>
            <w:tabs>
              <w:tab w:val="left" w:pos="450"/>
            </w:tabs>
            <w:spacing w:after="200"/>
            <w:jc w:val="center"/>
          </w:pPr>
        </w:pPrChange>
      </w:pPr>
      <w:ins w:id="44" w:author="gaurav sood" w:date="2016-07-07T11:30:00Z">
        <w:r>
          <w:rPr>
            <w:rFonts w:ascii="Garamond" w:hAnsi="Garamond"/>
            <w:b/>
            <w:highlight w:val="yellow"/>
          </w:rPr>
          <w:t xml:space="preserve">Provide Guidance to Civis on Answer Type: </w:t>
        </w:r>
      </w:ins>
    </w:p>
    <w:p w14:paraId="31B31FD1" w14:textId="1425113C" w:rsidR="007705FE" w:rsidRDefault="007705FE">
      <w:pPr>
        <w:tabs>
          <w:tab w:val="left" w:pos="450"/>
        </w:tabs>
        <w:spacing w:after="200"/>
        <w:rPr>
          <w:rFonts w:ascii="Garamond" w:hAnsi="Garamond"/>
          <w:b/>
        </w:rPr>
        <w:pPrChange w:id="45" w:author="gaurav sood" w:date="2016-07-07T11:28:00Z">
          <w:pPr>
            <w:tabs>
              <w:tab w:val="left" w:pos="450"/>
            </w:tabs>
            <w:spacing w:after="200"/>
            <w:jc w:val="center"/>
          </w:pPr>
        </w:pPrChange>
      </w:pPr>
      <w:ins w:id="46" w:author="gaurav sood" w:date="2016-07-07T11:28:00Z">
        <w:r w:rsidRPr="007705FE">
          <w:rPr>
            <w:rFonts w:ascii="Garamond" w:hAnsi="Garamond"/>
            <w:b/>
            <w:highlight w:val="yellow"/>
            <w:rPrChange w:id="47" w:author="gaurav sood" w:date="2016-07-07T11:29:00Z">
              <w:rPr>
                <w:rFonts w:ascii="Garamond" w:hAnsi="Garamond"/>
                <w:b/>
              </w:rPr>
            </w:rPrChange>
          </w:rPr>
          <w:t>Text-Box Open-Ended questions with restricti</w:t>
        </w:r>
      </w:ins>
      <w:ins w:id="48" w:author="gaurav sood" w:date="2016-07-07T11:29:00Z">
        <w:r w:rsidRPr="007705FE">
          <w:rPr>
            <w:rFonts w:ascii="Garamond" w:hAnsi="Garamond"/>
            <w:b/>
            <w:highlight w:val="yellow"/>
            <w:rPrChange w:id="49" w:author="gaurav sood" w:date="2016-07-07T11:29:00Z">
              <w:rPr>
                <w:rFonts w:ascii="Garamond" w:hAnsi="Garamond"/>
                <w:b/>
              </w:rPr>
            </w:rPrChange>
          </w:rPr>
          <w:t>ons on what people can enter</w:t>
        </w:r>
      </w:ins>
      <w:ins w:id="50" w:author="gaurav sood" w:date="2016-07-07T11:30:00Z">
        <w:r w:rsidR="00E0062B">
          <w:rPr>
            <w:rFonts w:ascii="Garamond" w:hAnsi="Garamond"/>
            <w:b/>
            <w:highlight w:val="yellow"/>
          </w:rPr>
          <w:t xml:space="preserve"> --- numbers between 0 and 100</w:t>
        </w:r>
      </w:ins>
      <w:ins w:id="51" w:author="gaurav sood" w:date="2016-07-07T11:29:00Z">
        <w:r>
          <w:rPr>
            <w:rFonts w:ascii="Garamond" w:hAnsi="Garamond"/>
            <w:b/>
            <w:highlight w:val="yellow"/>
          </w:rPr>
          <w:t>. We can replace this with sliders as they are easier for people to use, esp. on mobile devices, which is a huge segment of the survey taking population now</w:t>
        </w:r>
        <w:r w:rsidRPr="007705FE">
          <w:rPr>
            <w:rFonts w:ascii="Garamond" w:hAnsi="Garamond"/>
            <w:b/>
            <w:highlight w:val="yellow"/>
            <w:rPrChange w:id="52" w:author="gaurav sood" w:date="2016-07-07T11:29:00Z">
              <w:rPr>
                <w:rFonts w:ascii="Garamond" w:hAnsi="Garamond"/>
                <w:b/>
              </w:rPr>
            </w:rPrChange>
          </w:rPr>
          <w:t>.</w:t>
        </w:r>
        <w:r>
          <w:rPr>
            <w:rFonts w:ascii="Garamond" w:hAnsi="Garamond"/>
            <w:b/>
          </w:rPr>
          <w:t xml:space="preserve"> </w:t>
        </w:r>
      </w:ins>
    </w:p>
    <w:p w14:paraId="17C63CF8" w14:textId="77777777" w:rsidR="005559CC" w:rsidRDefault="005559CC" w:rsidP="005559CC">
      <w:pPr>
        <w:pStyle w:val="Default"/>
        <w:rPr>
          <w:rFonts w:ascii="Garamond" w:hAnsi="Garamond" w:cs="Garamond"/>
          <w:b/>
        </w:rPr>
      </w:pPr>
      <w:r w:rsidRPr="00311FFE">
        <w:rPr>
          <w:rFonts w:ascii="Garamond" w:hAnsi="Garamond" w:cs="Garamond"/>
          <w:b/>
        </w:rPr>
        <w:t>Now we would like to ask you some word problems.</w:t>
      </w:r>
    </w:p>
    <w:p w14:paraId="2B1DC0F3" w14:textId="77777777" w:rsidR="005559CC" w:rsidRPr="00311FFE" w:rsidRDefault="005559CC" w:rsidP="005559CC">
      <w:pPr>
        <w:pStyle w:val="Default"/>
        <w:rPr>
          <w:rFonts w:ascii="Garamond" w:hAnsi="Garamond" w:cs="Garamond"/>
        </w:rPr>
      </w:pPr>
    </w:p>
    <w:p w14:paraId="2F7FEF5D" w14:textId="77777777" w:rsidR="005559CC" w:rsidRDefault="005559CC" w:rsidP="005559CC">
      <w:pPr>
        <w:pStyle w:val="Default"/>
        <w:ind w:left="360"/>
        <w:rPr>
          <w:rFonts w:ascii="Garamond" w:hAnsi="Garamond" w:cs="Garamond"/>
        </w:rPr>
      </w:pPr>
      <w:r>
        <w:rPr>
          <w:rFonts w:ascii="Garamond" w:hAnsi="Garamond" w:cs="Garamond"/>
        </w:rPr>
        <w:t>Imagine that we roll a fair, six-sided die 1,000 times. Out of 1,000 rolls, how many times do you think the die would come up as an even number? [Answer: 500 times]</w:t>
      </w:r>
    </w:p>
    <w:p w14:paraId="5A0E8864" w14:textId="77777777" w:rsidR="005559CC" w:rsidRDefault="005559CC" w:rsidP="005559CC">
      <w:pPr>
        <w:pStyle w:val="Default"/>
        <w:rPr>
          <w:rFonts w:ascii="Garamond" w:hAnsi="Garamond" w:cs="Garamond"/>
        </w:rPr>
      </w:pPr>
    </w:p>
    <w:p w14:paraId="7A935AB6" w14:textId="77777777" w:rsidR="005559CC" w:rsidRDefault="005559CC" w:rsidP="005559CC">
      <w:pPr>
        <w:pStyle w:val="Default"/>
        <w:ind w:left="360"/>
        <w:rPr>
          <w:rFonts w:ascii="Garamond" w:hAnsi="Garamond" w:cs="Garamond"/>
        </w:rPr>
      </w:pPr>
      <w:r w:rsidRPr="00664DC5">
        <w:rPr>
          <w:rFonts w:ascii="Garamond" w:hAnsi="Garamond" w:cs="Garamond"/>
        </w:rPr>
        <w:t>There is a 1% chance of winning a $10 prize in the Megabucks Lottery. On average, how many people would win the $10 prize if 1,000 people each bought a single ticket?</w:t>
      </w:r>
      <w:r>
        <w:rPr>
          <w:rFonts w:ascii="Garamond" w:hAnsi="Garamond" w:cs="Garamond"/>
        </w:rPr>
        <w:t xml:space="preserve"> [Answer: 10 people]</w:t>
      </w:r>
    </w:p>
    <w:p w14:paraId="020BF806" w14:textId="77777777" w:rsidR="005559CC" w:rsidRDefault="005559CC" w:rsidP="005559CC">
      <w:pPr>
        <w:pStyle w:val="Default"/>
        <w:rPr>
          <w:rFonts w:ascii="Garamond" w:hAnsi="Garamond" w:cs="Garamond"/>
        </w:rPr>
      </w:pPr>
    </w:p>
    <w:p w14:paraId="2036B40E" w14:textId="77777777" w:rsidR="005559CC" w:rsidRDefault="005559CC" w:rsidP="005559CC">
      <w:pPr>
        <w:pStyle w:val="Default"/>
        <w:ind w:left="360"/>
        <w:rPr>
          <w:rFonts w:ascii="Garamond" w:hAnsi="Garamond" w:cs="Garamond"/>
        </w:rPr>
      </w:pPr>
      <w:r w:rsidRPr="00664DC5">
        <w:rPr>
          <w:rFonts w:ascii="Garamond" w:hAnsi="Garamond" w:cs="Garamond"/>
        </w:rPr>
        <w:t xml:space="preserve">If there is a 10% chance of winning a concert ticket, how many people out of 1,000 would be expected to win the ticket? </w:t>
      </w:r>
      <w:r>
        <w:rPr>
          <w:rFonts w:ascii="Garamond" w:hAnsi="Garamond" w:cs="Garamond"/>
        </w:rPr>
        <w:t>[Answer: 100 people]</w:t>
      </w:r>
    </w:p>
    <w:p w14:paraId="6DA64791" w14:textId="77777777" w:rsidR="005559CC" w:rsidRDefault="005559CC" w:rsidP="005559CC">
      <w:pPr>
        <w:pStyle w:val="Default"/>
        <w:rPr>
          <w:rFonts w:ascii="Garamond" w:hAnsi="Garamond" w:cs="Garamond"/>
        </w:rPr>
      </w:pPr>
    </w:p>
    <w:p w14:paraId="1F146549" w14:textId="77777777" w:rsidR="005559CC" w:rsidRPr="009B2918" w:rsidRDefault="005559CC" w:rsidP="005559CC">
      <w:pPr>
        <w:pStyle w:val="Default"/>
        <w:ind w:left="360"/>
        <w:rPr>
          <w:rFonts w:ascii="Garamond" w:hAnsi="Garamond" w:cs="Garamond"/>
        </w:rPr>
      </w:pPr>
      <w:r w:rsidRPr="00664DC5">
        <w:rPr>
          <w:rFonts w:ascii="Garamond" w:hAnsi="Garamond" w:cs="Garamond"/>
        </w:rPr>
        <w:t>If the chance of getting a disease is 20 out of 100, this would be the same as having a ____% chance of getting the disease.</w:t>
      </w:r>
      <w:r w:rsidRPr="00225BAC">
        <w:rPr>
          <w:rFonts w:ascii="Garamond" w:hAnsi="Garamond" w:cs="Garamond"/>
        </w:rPr>
        <w:t xml:space="preserve"> </w:t>
      </w:r>
      <w:r>
        <w:rPr>
          <w:rFonts w:ascii="Garamond" w:hAnsi="Garamond" w:cs="Garamond"/>
        </w:rPr>
        <w:t>[Answer: 20]</w:t>
      </w:r>
    </w:p>
    <w:p w14:paraId="6C7E72AA" w14:textId="77777777" w:rsidR="005559CC" w:rsidRDefault="005559CC" w:rsidP="005559CC">
      <w:pPr>
        <w:pStyle w:val="Default"/>
        <w:rPr>
          <w:rFonts w:ascii="Garamond" w:hAnsi="Garamond" w:cs="Garamond"/>
        </w:rPr>
      </w:pPr>
    </w:p>
    <w:p w14:paraId="4A01D918" w14:textId="77777777" w:rsidR="005559CC" w:rsidRPr="00664DC5" w:rsidRDefault="005559CC" w:rsidP="005559CC">
      <w:pPr>
        <w:pStyle w:val="Default"/>
        <w:ind w:left="360"/>
        <w:rPr>
          <w:rFonts w:ascii="Garamond" w:hAnsi="Garamond" w:cs="Garamond"/>
        </w:rPr>
      </w:pPr>
      <w:r w:rsidRPr="00A96B3B">
        <w:rPr>
          <w:rFonts w:ascii="Garamond" w:hAnsi="Garamond" w:cs="Garamond"/>
        </w:rPr>
        <w:t>In the PCH Sweepstakes, the chances of winning a car are 1 in a 1,000. What percent of PCH Sweepstakes tickets win a car?</w:t>
      </w:r>
      <w:r>
        <w:rPr>
          <w:rFonts w:ascii="Garamond" w:hAnsi="Garamond" w:cs="Garamond"/>
        </w:rPr>
        <w:t xml:space="preserve"> [Answer: .1]</w:t>
      </w:r>
    </w:p>
    <w:p w14:paraId="04A91E54" w14:textId="77777777" w:rsidR="00BE478F" w:rsidRDefault="00BE478F" w:rsidP="00104304">
      <w:pPr>
        <w:jc w:val="center"/>
        <w:outlineLvl w:val="0"/>
        <w:rPr>
          <w:rFonts w:ascii="Garamond" w:hAnsi="Garamond"/>
          <w:b/>
        </w:rPr>
        <w:sectPr w:rsidR="00BE478F" w:rsidSect="00233099">
          <w:headerReference w:type="default" r:id="rId14"/>
          <w:pgSz w:w="12240" w:h="15840"/>
          <w:pgMar w:top="1440" w:right="1440" w:bottom="1440" w:left="1440" w:header="720" w:footer="720" w:gutter="0"/>
          <w:cols w:space="720"/>
          <w:docGrid w:linePitch="360"/>
        </w:sectPr>
      </w:pPr>
    </w:p>
    <w:p w14:paraId="5B2ABBB2" w14:textId="75052EE3" w:rsidR="0049542A" w:rsidRPr="008B0294" w:rsidRDefault="00DF66DC" w:rsidP="008B0294">
      <w:pPr>
        <w:spacing w:after="200"/>
        <w:jc w:val="center"/>
        <w:outlineLvl w:val="0"/>
        <w:rPr>
          <w:rFonts w:ascii="Garamond" w:hAnsi="Garamond"/>
          <w:b/>
        </w:rPr>
      </w:pPr>
      <w:r>
        <w:rPr>
          <w:rFonts w:ascii="Garamond" w:hAnsi="Garamond"/>
          <w:b/>
        </w:rPr>
        <w:lastRenderedPageBreak/>
        <w:t>[</w:t>
      </w:r>
      <w:r w:rsidR="00CE14C3">
        <w:rPr>
          <w:rFonts w:ascii="Garamond" w:hAnsi="Garamond"/>
          <w:b/>
        </w:rPr>
        <w:t>Covariance Detection</w:t>
      </w:r>
      <w:r w:rsidR="00CA56D2">
        <w:rPr>
          <w:rFonts w:ascii="Garamond" w:hAnsi="Garamond"/>
          <w:b/>
        </w:rPr>
        <w:t xml:space="preserve"> Task</w:t>
      </w:r>
      <w:r w:rsidR="00702C7B">
        <w:rPr>
          <w:rFonts w:ascii="Garamond" w:hAnsi="Garamond"/>
          <w:b/>
        </w:rPr>
        <w:t xml:space="preserve"> 1</w:t>
      </w:r>
      <w:r>
        <w:rPr>
          <w:rFonts w:ascii="Garamond" w:hAnsi="Garamond"/>
          <w:b/>
        </w:rPr>
        <w:t>]</w:t>
      </w:r>
    </w:p>
    <w:p w14:paraId="24864233" w14:textId="77777777" w:rsidR="00B74712" w:rsidRPr="00B74712" w:rsidRDefault="00B74712" w:rsidP="00104304">
      <w:pPr>
        <w:tabs>
          <w:tab w:val="left" w:pos="450"/>
        </w:tabs>
        <w:rPr>
          <w:rFonts w:ascii="Garamond" w:hAnsi="Garamond"/>
          <w:b/>
        </w:rPr>
      </w:pPr>
      <w:r w:rsidRPr="00B74712">
        <w:rPr>
          <w:rFonts w:ascii="Garamond" w:hAnsi="Garamond"/>
          <w:b/>
        </w:rPr>
        <w:t>Please answer the following question.</w:t>
      </w:r>
    </w:p>
    <w:p w14:paraId="03FA7BA1" w14:textId="77777777" w:rsidR="00B74712" w:rsidRDefault="00B74712" w:rsidP="00104304">
      <w:pPr>
        <w:tabs>
          <w:tab w:val="left" w:pos="450"/>
        </w:tabs>
        <w:rPr>
          <w:rFonts w:ascii="Garamond" w:hAnsi="Garamond"/>
        </w:rPr>
      </w:pPr>
    </w:p>
    <w:p w14:paraId="340B44BE" w14:textId="4DA66842"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081D145A" w14:textId="1549C84B" w:rsidR="00AD328F" w:rsidRPr="00104304" w:rsidRDefault="00B74712" w:rsidP="00F3129A">
      <w:pPr>
        <w:spacing w:before="120"/>
        <w:outlineLvl w:val="0"/>
        <w:rPr>
          <w:rFonts w:ascii="Garamond" w:hAnsi="Garamond"/>
        </w:rPr>
      </w:pPr>
      <w:r>
        <w:rPr>
          <w:rFonts w:ascii="Garamond" w:hAnsi="Garamond"/>
        </w:rPr>
        <w:t xml:space="preserve"> </w:t>
      </w:r>
      <w:r w:rsidR="00AA13FB">
        <w:rPr>
          <w:rFonts w:ascii="Garamond" w:hAnsi="Garamond"/>
        </w:rPr>
        <w:t xml:space="preserve">[If </w:t>
      </w:r>
      <w:r>
        <w:rPr>
          <w:rFonts w:ascii="Garamond" w:hAnsi="Garamond"/>
        </w:rPr>
        <w:t xml:space="preserve">respondent is assigned to </w:t>
      </w:r>
      <w:r w:rsidR="00AA13FB">
        <w:rPr>
          <w:rFonts w:ascii="Garamond" w:hAnsi="Garamond"/>
        </w:rPr>
        <w:t>Pro-Ban Condition,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D31C66">
        <w:trPr>
          <w:trHeight w:val="233"/>
        </w:trPr>
        <w:tc>
          <w:tcPr>
            <w:tcW w:w="3168" w:type="dxa"/>
            <w:tcBorders>
              <w:top w:val="nil"/>
              <w:left w:val="nil"/>
              <w:bottom w:val="nil"/>
              <w:right w:val="nil"/>
            </w:tcBorders>
            <w:vAlign w:val="center"/>
            <w:hideMark/>
          </w:tcPr>
          <w:p w14:paraId="7E721601" w14:textId="77777777" w:rsidR="008A1BC2" w:rsidRPr="00104304" w:rsidRDefault="008A1BC2" w:rsidP="008A54DC">
            <w:pPr>
              <w:spacing w:after="200"/>
              <w:rPr>
                <w:rFonts w:ascii="Garamond" w:hAnsi="Garamond"/>
              </w:rPr>
            </w:pPr>
          </w:p>
        </w:tc>
        <w:tc>
          <w:tcPr>
            <w:tcW w:w="2064" w:type="dxa"/>
            <w:tcBorders>
              <w:top w:val="nil"/>
              <w:left w:val="nil"/>
              <w:bottom w:val="nil"/>
              <w:right w:val="nil"/>
            </w:tcBorders>
            <w:vAlign w:val="center"/>
            <w:hideMark/>
          </w:tcPr>
          <w:p w14:paraId="79C31E45" w14:textId="7A1F0DC8" w:rsidR="008A1BC2" w:rsidRPr="00104304" w:rsidRDefault="00CF458B" w:rsidP="008A54DC">
            <w:pPr>
              <w:spacing w:after="200"/>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bottom w:val="nil"/>
              <w:right w:val="nil"/>
            </w:tcBorders>
            <w:vAlign w:val="center"/>
            <w:hideMark/>
          </w:tcPr>
          <w:p w14:paraId="4D6D2B49" w14:textId="5DA24A83" w:rsidR="008A1BC2" w:rsidRPr="00104304" w:rsidRDefault="00CF458B" w:rsidP="008A54DC">
            <w:pPr>
              <w:spacing w:after="200"/>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31C66">
        <w:trPr>
          <w:trHeight w:val="143"/>
        </w:trPr>
        <w:tc>
          <w:tcPr>
            <w:tcW w:w="3168" w:type="dxa"/>
            <w:tcBorders>
              <w:top w:val="nil"/>
              <w:left w:val="nil"/>
              <w:bottom w:val="nil"/>
              <w:right w:val="nil"/>
            </w:tcBorders>
            <w:vAlign w:val="center"/>
            <w:hideMark/>
          </w:tcPr>
          <w:p w14:paraId="74503329" w14:textId="399C49DA"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3C78F53" w14:textId="496376E7" w:rsidR="008A1BC2" w:rsidRPr="00104304" w:rsidRDefault="00FC3B7F" w:rsidP="008A54DC">
            <w:pPr>
              <w:spacing w:after="200"/>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59D23E7D" w14:textId="303FC926" w:rsidR="008A1BC2" w:rsidRPr="00104304" w:rsidRDefault="008A1BC2" w:rsidP="008A54DC">
            <w:pPr>
              <w:spacing w:after="200"/>
              <w:jc w:val="center"/>
              <w:rPr>
                <w:rFonts w:ascii="Garamond" w:hAnsi="Garamond"/>
              </w:rPr>
            </w:pPr>
            <w:r w:rsidRPr="00041CD6">
              <w:rPr>
                <w:rFonts w:ascii="Garamond" w:hAnsi="Garamond"/>
              </w:rPr>
              <w:t>75 cities</w:t>
            </w:r>
          </w:p>
        </w:tc>
      </w:tr>
      <w:tr w:rsidR="008A1BC2" w:rsidRPr="00104304" w14:paraId="72B0982B" w14:textId="77777777" w:rsidTr="00D31C66">
        <w:trPr>
          <w:trHeight w:val="77"/>
        </w:trPr>
        <w:tc>
          <w:tcPr>
            <w:tcW w:w="3168" w:type="dxa"/>
            <w:tcBorders>
              <w:top w:val="nil"/>
              <w:left w:val="nil"/>
              <w:bottom w:val="nil"/>
              <w:right w:val="nil"/>
            </w:tcBorders>
            <w:vAlign w:val="center"/>
            <w:hideMark/>
          </w:tcPr>
          <w:p w14:paraId="27F03C1E" w14:textId="2273B650"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63F20B1" w14:textId="20AEE97A" w:rsidR="008A1BC2" w:rsidRPr="00104304" w:rsidRDefault="00FC3B7F" w:rsidP="008A54DC">
            <w:pPr>
              <w:spacing w:after="200"/>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7ED5FF50" w14:textId="6A25C0EC" w:rsidR="008A1BC2" w:rsidRPr="00104304" w:rsidRDefault="008A1BC2" w:rsidP="008A54DC">
            <w:pPr>
              <w:spacing w:after="200"/>
              <w:jc w:val="center"/>
              <w:rPr>
                <w:rFonts w:ascii="Garamond" w:hAnsi="Garamond"/>
              </w:rPr>
            </w:pPr>
            <w:r w:rsidRPr="00041CD6">
              <w:rPr>
                <w:rFonts w:ascii="Garamond" w:hAnsi="Garamond"/>
              </w:rPr>
              <w:t>21 cities</w:t>
            </w:r>
          </w:p>
        </w:tc>
      </w:tr>
    </w:tbl>
    <w:p w14:paraId="6B6B3589" w14:textId="78F32AB6" w:rsidR="00385D93" w:rsidRPr="00104304" w:rsidRDefault="00AA13FB" w:rsidP="00385D93">
      <w:pPr>
        <w:spacing w:before="120"/>
        <w:outlineLvl w:val="0"/>
        <w:rPr>
          <w:rFonts w:ascii="Garamond" w:hAnsi="Garamond"/>
        </w:rPr>
      </w:pPr>
      <w:r>
        <w:rPr>
          <w:rFonts w:ascii="Garamond" w:hAnsi="Garamond"/>
        </w:rPr>
        <w:t>[</w:t>
      </w:r>
      <w:r w:rsidR="00B74712">
        <w:rPr>
          <w:rFonts w:ascii="Garamond" w:hAnsi="Garamond"/>
        </w:rPr>
        <w:t>If respondent is assigned to Anti-Ban Condition</w:t>
      </w:r>
      <w:r>
        <w:rPr>
          <w:rFonts w:ascii="Garamond" w:hAnsi="Garamond"/>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B473D0">
        <w:trPr>
          <w:trHeight w:val="233"/>
        </w:trPr>
        <w:tc>
          <w:tcPr>
            <w:tcW w:w="3168" w:type="dxa"/>
            <w:tcBorders>
              <w:top w:val="nil"/>
              <w:left w:val="nil"/>
              <w:bottom w:val="nil"/>
              <w:right w:val="nil"/>
            </w:tcBorders>
            <w:vAlign w:val="center"/>
          </w:tcPr>
          <w:p w14:paraId="0AF1C0E2" w14:textId="77777777" w:rsidR="00385D93" w:rsidRPr="00104304" w:rsidRDefault="00385D93" w:rsidP="008A54DC">
            <w:pPr>
              <w:spacing w:after="200"/>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8A54DC">
            <w:pPr>
              <w:tabs>
                <w:tab w:val="left" w:pos="450"/>
              </w:tabs>
              <w:spacing w:after="200"/>
              <w:jc w:val="center"/>
              <w:rPr>
                <w:rFonts w:ascii="Garamond" w:hAnsi="Garamond"/>
                <w:b/>
              </w:rPr>
            </w:pPr>
            <w:r w:rsidRPr="00385D93">
              <w:rPr>
                <w:rFonts w:ascii="Garamond" w:hAnsi="Garamond"/>
                <w:b/>
              </w:rPr>
              <w:t>Result</w:t>
            </w:r>
          </w:p>
        </w:tc>
      </w:tr>
      <w:tr w:rsidR="00385D93" w:rsidRPr="00104304" w14:paraId="6854CB31" w14:textId="77777777" w:rsidTr="00D31C66">
        <w:trPr>
          <w:trHeight w:val="233"/>
        </w:trPr>
        <w:tc>
          <w:tcPr>
            <w:tcW w:w="3168" w:type="dxa"/>
            <w:tcBorders>
              <w:top w:val="nil"/>
              <w:left w:val="nil"/>
              <w:bottom w:val="nil"/>
              <w:right w:val="nil"/>
            </w:tcBorders>
            <w:vAlign w:val="center"/>
            <w:hideMark/>
          </w:tcPr>
          <w:p w14:paraId="4D38449B" w14:textId="77777777" w:rsidR="00385D93" w:rsidRPr="00104304" w:rsidRDefault="00385D93" w:rsidP="008A54DC">
            <w:pPr>
              <w:spacing w:after="200"/>
              <w:rPr>
                <w:rFonts w:ascii="Garamond" w:hAnsi="Garamond"/>
              </w:rPr>
            </w:pPr>
          </w:p>
        </w:tc>
        <w:tc>
          <w:tcPr>
            <w:tcW w:w="2064" w:type="dxa"/>
            <w:tcBorders>
              <w:top w:val="nil"/>
              <w:left w:val="nil"/>
              <w:bottom w:val="nil"/>
              <w:right w:val="nil"/>
            </w:tcBorders>
            <w:vAlign w:val="center"/>
            <w:hideMark/>
          </w:tcPr>
          <w:p w14:paraId="02ACC514" w14:textId="7AED9641" w:rsidR="00385D93" w:rsidRPr="00104304" w:rsidRDefault="00385D93" w:rsidP="008A54DC">
            <w:pPr>
              <w:spacing w:after="200"/>
              <w:jc w:val="center"/>
              <w:rPr>
                <w:rFonts w:ascii="Garamond" w:hAnsi="Garamond"/>
              </w:rPr>
            </w:pPr>
            <w:r>
              <w:rPr>
                <w:rFonts w:ascii="Garamond" w:hAnsi="Garamond"/>
                <w:bCs/>
              </w:rPr>
              <w:t>Decrease in crime</w:t>
            </w:r>
          </w:p>
        </w:tc>
        <w:tc>
          <w:tcPr>
            <w:tcW w:w="1986" w:type="dxa"/>
            <w:tcBorders>
              <w:top w:val="nil"/>
              <w:left w:val="nil"/>
              <w:bottom w:val="nil"/>
              <w:right w:val="nil"/>
            </w:tcBorders>
            <w:vAlign w:val="center"/>
            <w:hideMark/>
          </w:tcPr>
          <w:p w14:paraId="391150C8" w14:textId="25057DDF" w:rsidR="00385D93" w:rsidRPr="00104304" w:rsidRDefault="00385D93" w:rsidP="008A54DC">
            <w:pPr>
              <w:spacing w:after="200"/>
              <w:jc w:val="center"/>
              <w:rPr>
                <w:rFonts w:ascii="Garamond" w:hAnsi="Garamond"/>
              </w:rPr>
            </w:pPr>
            <w:r>
              <w:rPr>
                <w:rFonts w:ascii="Garamond" w:hAnsi="Garamond"/>
                <w:bCs/>
              </w:rPr>
              <w:t>Increase in crime</w:t>
            </w:r>
          </w:p>
        </w:tc>
      </w:tr>
      <w:tr w:rsidR="00385D93" w:rsidRPr="00104304" w14:paraId="5340DBDF" w14:textId="77777777" w:rsidTr="00D31C66">
        <w:trPr>
          <w:trHeight w:val="143"/>
        </w:trPr>
        <w:tc>
          <w:tcPr>
            <w:tcW w:w="3168" w:type="dxa"/>
            <w:tcBorders>
              <w:top w:val="nil"/>
              <w:left w:val="nil"/>
              <w:bottom w:val="nil"/>
              <w:right w:val="nil"/>
            </w:tcBorders>
            <w:vAlign w:val="center"/>
            <w:hideMark/>
          </w:tcPr>
          <w:p w14:paraId="18041309"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6F5AF9E3" w14:textId="77777777" w:rsidR="00385D93" w:rsidRPr="00104304" w:rsidRDefault="00385D93" w:rsidP="008A54DC">
            <w:pPr>
              <w:spacing w:after="200"/>
              <w:jc w:val="center"/>
              <w:rPr>
                <w:rFonts w:ascii="Garamond" w:hAnsi="Garamond"/>
              </w:rPr>
            </w:pPr>
            <w:r>
              <w:rPr>
                <w:rFonts w:ascii="Garamond" w:hAnsi="Garamond"/>
              </w:rPr>
              <w:t>223</w:t>
            </w:r>
            <w:r w:rsidRPr="00041CD6">
              <w:rPr>
                <w:rFonts w:ascii="Garamond" w:hAnsi="Garamond"/>
              </w:rPr>
              <w:t xml:space="preserve"> cities</w:t>
            </w:r>
          </w:p>
        </w:tc>
        <w:tc>
          <w:tcPr>
            <w:tcW w:w="1986" w:type="dxa"/>
            <w:tcBorders>
              <w:top w:val="nil"/>
              <w:left w:val="nil"/>
              <w:bottom w:val="nil"/>
              <w:right w:val="nil"/>
            </w:tcBorders>
            <w:vAlign w:val="center"/>
            <w:hideMark/>
          </w:tcPr>
          <w:p w14:paraId="10316D75" w14:textId="77777777" w:rsidR="00385D93" w:rsidRPr="00104304" w:rsidRDefault="00385D93" w:rsidP="008A54DC">
            <w:pPr>
              <w:spacing w:after="200"/>
              <w:jc w:val="center"/>
              <w:rPr>
                <w:rFonts w:ascii="Garamond" w:hAnsi="Garamond"/>
              </w:rPr>
            </w:pPr>
            <w:r w:rsidRPr="00041CD6">
              <w:rPr>
                <w:rFonts w:ascii="Garamond" w:hAnsi="Garamond"/>
              </w:rPr>
              <w:t>75 cities</w:t>
            </w:r>
          </w:p>
        </w:tc>
      </w:tr>
      <w:tr w:rsidR="00385D93" w:rsidRPr="00104304" w14:paraId="34A37270" w14:textId="77777777" w:rsidTr="00D31C66">
        <w:trPr>
          <w:trHeight w:val="77"/>
        </w:trPr>
        <w:tc>
          <w:tcPr>
            <w:tcW w:w="3168" w:type="dxa"/>
            <w:tcBorders>
              <w:top w:val="nil"/>
              <w:left w:val="nil"/>
              <w:bottom w:val="nil"/>
              <w:right w:val="nil"/>
            </w:tcBorders>
            <w:vAlign w:val="center"/>
            <w:hideMark/>
          </w:tcPr>
          <w:p w14:paraId="7A3FE6F4"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008C22E5" w14:textId="77777777" w:rsidR="00385D93" w:rsidRPr="00104304" w:rsidRDefault="00385D93" w:rsidP="008A54DC">
            <w:pPr>
              <w:spacing w:after="200"/>
              <w:jc w:val="center"/>
              <w:rPr>
                <w:rFonts w:ascii="Garamond" w:hAnsi="Garamond"/>
              </w:rPr>
            </w:pPr>
            <w:r>
              <w:rPr>
                <w:rFonts w:ascii="Garamond" w:hAnsi="Garamond"/>
              </w:rPr>
              <w:t>107</w:t>
            </w:r>
            <w:r w:rsidRPr="00041CD6">
              <w:rPr>
                <w:rFonts w:ascii="Garamond" w:hAnsi="Garamond"/>
              </w:rPr>
              <w:t xml:space="preserve"> cities</w:t>
            </w:r>
          </w:p>
        </w:tc>
        <w:tc>
          <w:tcPr>
            <w:tcW w:w="1986" w:type="dxa"/>
            <w:tcBorders>
              <w:top w:val="nil"/>
              <w:left w:val="nil"/>
              <w:bottom w:val="nil"/>
              <w:right w:val="nil"/>
            </w:tcBorders>
            <w:vAlign w:val="center"/>
            <w:hideMark/>
          </w:tcPr>
          <w:p w14:paraId="1B234F3C" w14:textId="77777777" w:rsidR="00385D93" w:rsidRPr="00104304" w:rsidRDefault="00385D93" w:rsidP="008A54DC">
            <w:pPr>
              <w:spacing w:after="200"/>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12035F51" w14:textId="77777777" w:rsidR="00D31C66" w:rsidRDefault="00D31C66">
      <w:pPr>
        <w:rPr>
          <w:rFonts w:ascii="Garamond" w:hAnsi="Garamond"/>
        </w:rPr>
      </w:pPr>
    </w:p>
    <w:p w14:paraId="255A493F" w14:textId="77777777" w:rsidR="00D31C66" w:rsidRPr="00D31C66" w:rsidRDefault="00D31C66">
      <w:pPr>
        <w:rPr>
          <w:rFonts w:ascii="Garamond" w:hAnsi="Garamond"/>
          <w:b/>
        </w:rPr>
      </w:pPr>
      <w:r w:rsidRPr="00D31C66">
        <w:rPr>
          <w:rFonts w:ascii="Garamond" w:hAnsi="Garamond"/>
          <w:b/>
        </w:rPr>
        <w:t>Once you are ready to indicate your answer, please proceed to the next page.</w:t>
      </w:r>
    </w:p>
    <w:p w14:paraId="33312DD0" w14:textId="77777777" w:rsidR="00D31C66" w:rsidRPr="00D31C66" w:rsidRDefault="00D31C66">
      <w:pPr>
        <w:rPr>
          <w:rFonts w:ascii="Garamond" w:hAnsi="Garamond"/>
          <w:b/>
        </w:rPr>
      </w:pPr>
    </w:p>
    <w:p w14:paraId="1C6B772B" w14:textId="13B8CA2F" w:rsidR="00D31C66" w:rsidRPr="00D31C66" w:rsidRDefault="00D31C66">
      <w:pPr>
        <w:rPr>
          <w:rFonts w:ascii="Garamond" w:hAnsi="Garamond"/>
          <w:b/>
        </w:rPr>
      </w:pPr>
      <w:r w:rsidRPr="00D31C66">
        <w:rPr>
          <w:rFonts w:ascii="Garamond" w:hAnsi="Garamond"/>
          <w:b/>
        </w:rPr>
        <w:t>The next page does not contain the study description or table above.</w:t>
      </w:r>
    </w:p>
    <w:p w14:paraId="76FFD448" w14:textId="77777777" w:rsidR="00216373" w:rsidRDefault="00216373">
      <w:pPr>
        <w:rPr>
          <w:rFonts w:ascii="Garamond" w:hAnsi="Garamond"/>
        </w:rPr>
      </w:pPr>
      <w:r>
        <w:rPr>
          <w:rFonts w:ascii="Garamond" w:hAnsi="Garamond"/>
        </w:rPr>
        <w:br w:type="page"/>
      </w:r>
    </w:p>
    <w:p w14:paraId="518A2B25" w14:textId="3665BE8E" w:rsidR="00216373" w:rsidRPr="00104304" w:rsidRDefault="00216373" w:rsidP="00C25779">
      <w:pPr>
        <w:spacing w:after="200"/>
        <w:jc w:val="center"/>
        <w:outlineLvl w:val="0"/>
        <w:rPr>
          <w:rFonts w:ascii="Garamond" w:hAnsi="Garamond"/>
          <w:b/>
        </w:rPr>
      </w:pPr>
      <w:r>
        <w:rPr>
          <w:rFonts w:ascii="Garamond" w:hAnsi="Garamond"/>
          <w:b/>
        </w:rPr>
        <w:lastRenderedPageBreak/>
        <w:t>Covariance Detection Task</w:t>
      </w:r>
      <w:r w:rsidR="00702C7B">
        <w:rPr>
          <w:rFonts w:ascii="Garamond" w:hAnsi="Garamond"/>
          <w:b/>
        </w:rPr>
        <w:t xml:space="preserve"> 1</w:t>
      </w:r>
      <w:r>
        <w:rPr>
          <w:rFonts w:ascii="Garamond" w:hAnsi="Garamond"/>
          <w:b/>
        </w:rPr>
        <w:t>, continued</w:t>
      </w:r>
    </w:p>
    <w:p w14:paraId="0B8409AF" w14:textId="3F0A918D" w:rsidR="004C73E8" w:rsidRDefault="00C25779" w:rsidP="00757E33">
      <w:pPr>
        <w:shd w:val="clear" w:color="auto" w:fill="FFFFFF"/>
        <w:rPr>
          <w:rFonts w:ascii="Garamond" w:hAnsi="Garamond"/>
        </w:rPr>
      </w:pPr>
      <w:r>
        <w:rPr>
          <w:rFonts w:ascii="Garamond" w:hAnsi="Garamond"/>
        </w:rPr>
        <w:t>What result does the study support? [If respondent is assigned to Accuracy</w:t>
      </w:r>
      <w:r w:rsidR="00393159">
        <w:rPr>
          <w:rFonts w:ascii="Garamond" w:hAnsi="Garamond"/>
        </w:rPr>
        <w:t xml:space="preserve"> 1</w:t>
      </w:r>
      <w:r>
        <w:rPr>
          <w:rFonts w:ascii="Garamond" w:hAnsi="Garamond"/>
        </w:rPr>
        <w:t xml:space="preserve"> Condition, display following instruction on same line:] </w:t>
      </w:r>
      <w:r w:rsidRPr="00757E33">
        <w:rPr>
          <w:rFonts w:ascii="Garamond" w:eastAsia="Times New Roman" w:hAnsi="Garamond" w:cs="Arial"/>
          <w:b/>
          <w:bCs/>
          <w:color w:val="000000"/>
        </w:rPr>
        <w:t xml:space="preserve">We will give you </w:t>
      </w:r>
      <w:ins w:id="53" w:author="gaurav sood" w:date="2016-07-07T11:34:00Z">
        <w:r w:rsidR="00F153BB">
          <w:rPr>
            <w:rFonts w:ascii="Garamond" w:eastAsia="Times New Roman" w:hAnsi="Garamond" w:cs="Arial"/>
            <w:b/>
            <w:bCs/>
            <w:color w:val="000000"/>
          </w:rPr>
          <w:t xml:space="preserve">a </w:t>
        </w:r>
      </w:ins>
      <w:r w:rsidRPr="00757E33">
        <w:rPr>
          <w:rFonts w:ascii="Garamond" w:eastAsia="Times New Roman" w:hAnsi="Garamond" w:cs="Arial"/>
          <w:b/>
          <w:bCs/>
          <w:color w:val="000000"/>
        </w:rPr>
        <w:t xml:space="preserve">bonus of </w:t>
      </w:r>
      <w:commentRangeStart w:id="54"/>
      <w:r w:rsidRPr="00757E33">
        <w:rPr>
          <w:rFonts w:ascii="Garamond" w:eastAsia="Times New Roman" w:hAnsi="Garamond" w:cs="Arial"/>
          <w:b/>
          <w:bCs/>
          <w:color w:val="000000"/>
        </w:rPr>
        <w:t>$0.</w:t>
      </w:r>
      <w:del w:id="55" w:author="gaurav sood" w:date="2016-07-07T11:34:00Z">
        <w:r w:rsidRPr="00757E33" w:rsidDel="00F153BB">
          <w:rPr>
            <w:rFonts w:ascii="Garamond" w:eastAsia="Times New Roman" w:hAnsi="Garamond" w:cs="Arial"/>
            <w:b/>
            <w:bCs/>
            <w:color w:val="000000"/>
          </w:rPr>
          <w:delText>10</w:delText>
        </w:r>
      </w:del>
      <w:commentRangeEnd w:id="54"/>
      <w:ins w:id="56" w:author="gaurav sood" w:date="2016-07-07T11:34:00Z">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ins>
      <w:r>
        <w:rPr>
          <w:rStyle w:val="CommentReference"/>
        </w:rPr>
        <w:commentReference w:id="54"/>
      </w:r>
      <w:r w:rsidRPr="00757E33">
        <w:rPr>
          <w:rFonts w:ascii="Garamond" w:eastAsia="Times New Roman" w:hAnsi="Garamond" w:cs="Arial"/>
          <w:b/>
          <w:bCs/>
          <w:color w:val="000000"/>
        </w:rPr>
        <w:t xml:space="preserve"> for the correct answer.</w:t>
      </w:r>
    </w:p>
    <w:p w14:paraId="6374453B" w14:textId="3FA3F342" w:rsidR="004C73E8" w:rsidRDefault="004C73E8" w:rsidP="003157AD">
      <w:pPr>
        <w:pStyle w:val="ListParagraph"/>
        <w:numPr>
          <w:ilvl w:val="0"/>
          <w:numId w:val="1"/>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3157AD">
      <w:pPr>
        <w:pStyle w:val="ListParagraph"/>
        <w:numPr>
          <w:ilvl w:val="0"/>
          <w:numId w:val="1"/>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D42D737" w14:textId="08187225" w:rsidR="00757E33" w:rsidRPr="00757E33" w:rsidRDefault="00757E33" w:rsidP="00757E33">
      <w:pPr>
        <w:shd w:val="clear" w:color="auto" w:fill="FFFFFF"/>
        <w:rPr>
          <w:rFonts w:ascii="Garamond" w:eastAsia="Times New Roman" w:hAnsi="Garamond" w:cs="Arial"/>
          <w:bCs/>
          <w:color w:val="000000"/>
        </w:rPr>
      </w:pPr>
    </w:p>
    <w:p w14:paraId="4F7FB76E" w14:textId="77777777" w:rsidR="00216373" w:rsidRPr="00F46022" w:rsidRDefault="00216373" w:rsidP="00216373">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71ACD8BD" w14:textId="77777777" w:rsidR="00216373" w:rsidRPr="00F46022"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F03CC70" w14:textId="77777777" w:rsidR="00216373"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1FC6AF3E" w14:textId="77777777" w:rsidR="00216373"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243DAD19" w14:textId="77777777" w:rsidR="00216373"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D266E2C" w14:textId="77777777" w:rsidR="00216373" w:rsidRPr="00F46022"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765D82DF" w14:textId="77777777" w:rsidR="00216373" w:rsidRPr="00F37DEC" w:rsidRDefault="00216373" w:rsidP="00216373">
      <w:pPr>
        <w:pStyle w:val="Default"/>
        <w:rPr>
          <w:rFonts w:ascii="Garamond" w:hAnsi="Garamond" w:cs="Times New Roman"/>
          <w:color w:val="auto"/>
          <w:shd w:val="clear" w:color="auto" w:fill="FFFFFF"/>
        </w:rPr>
      </w:pPr>
    </w:p>
    <w:p w14:paraId="0C91FEC5" w14:textId="77777777" w:rsidR="00CA1B06" w:rsidRDefault="00CA1B06">
      <w:pPr>
        <w:rPr>
          <w:rFonts w:ascii="Garamond" w:hAnsi="Garamond"/>
          <w:b/>
        </w:rPr>
      </w:pPr>
      <w:r>
        <w:rPr>
          <w:rFonts w:ascii="Garamond" w:hAnsi="Garamond"/>
          <w:b/>
        </w:rPr>
        <w:br w:type="page"/>
      </w:r>
    </w:p>
    <w:p w14:paraId="0FAC2435" w14:textId="5AFF3B47" w:rsidR="001E6149" w:rsidRDefault="002A29B2" w:rsidP="00C25779">
      <w:pPr>
        <w:tabs>
          <w:tab w:val="left" w:pos="450"/>
        </w:tabs>
        <w:spacing w:after="200"/>
        <w:jc w:val="center"/>
        <w:rPr>
          <w:rFonts w:ascii="Garamond" w:hAnsi="Garamond"/>
          <w:b/>
        </w:rPr>
      </w:pPr>
      <w:r>
        <w:rPr>
          <w:rFonts w:ascii="Garamond" w:hAnsi="Garamond"/>
          <w:b/>
        </w:rPr>
        <w:lastRenderedPageBreak/>
        <w:t>Post-Treatment</w:t>
      </w:r>
      <w:r w:rsidR="001E6149">
        <w:rPr>
          <w:rFonts w:ascii="Garamond" w:hAnsi="Garamond"/>
          <w:b/>
        </w:rPr>
        <w:t xml:space="preserve"> Question</w:t>
      </w:r>
      <w:r w:rsidR="00E07B48">
        <w:rPr>
          <w:rFonts w:ascii="Garamond" w:hAnsi="Garamond"/>
          <w:b/>
        </w:rPr>
        <w:t>s</w:t>
      </w:r>
    </w:p>
    <w:p w14:paraId="7C4012B8" w14:textId="5AB286B2" w:rsidR="009059A4" w:rsidRDefault="009059A4" w:rsidP="009059A4">
      <w:pPr>
        <w:pStyle w:val="Default"/>
        <w:rPr>
          <w:rFonts w:ascii="Garamond" w:hAnsi="Garamond" w:cs="Garamond"/>
        </w:rPr>
      </w:pPr>
      <w:r w:rsidRPr="00EE2A02">
        <w:rPr>
          <w:rFonts w:ascii="Garamond" w:hAnsi="Garamond" w:cs="Garamond"/>
        </w:rPr>
        <w:t>A few questions about the study.</w:t>
      </w:r>
    </w:p>
    <w:p w14:paraId="5D13C67D" w14:textId="77777777" w:rsidR="009059A4" w:rsidRDefault="009059A4" w:rsidP="009059A4">
      <w:pPr>
        <w:pStyle w:val="Default"/>
        <w:rPr>
          <w:rFonts w:ascii="Garamond" w:hAnsi="Garamond" w:cs="Garamond"/>
        </w:rPr>
      </w:pPr>
    </w:p>
    <w:p w14:paraId="49767DE8" w14:textId="58FE9A60" w:rsidR="007E4C4A" w:rsidRDefault="00A937C6" w:rsidP="00647C46">
      <w:pPr>
        <w:pStyle w:val="Default"/>
        <w:ind w:left="360"/>
        <w:rPr>
          <w:rFonts w:ascii="Garamond" w:hAnsi="Garamond" w:cs="Garamond"/>
        </w:rPr>
      </w:pPr>
      <w:r w:rsidRPr="00A937C6">
        <w:rPr>
          <w:rFonts w:ascii="Garamond" w:hAnsi="Garamond" w:cs="Garamond"/>
        </w:rPr>
        <w:t>On a scale of 0 to 10, where 0 is "very poorly done" and 10 is "very well done", how well do you think the study on concealed handguns was done?</w:t>
      </w:r>
    </w:p>
    <w:p w14:paraId="6245CF55" w14:textId="25B721E5" w:rsidR="001F08E9" w:rsidRDefault="007E4C4A" w:rsidP="00647C46">
      <w:pPr>
        <w:pStyle w:val="Default"/>
        <w:ind w:left="360"/>
        <w:rPr>
          <w:rFonts w:ascii="Garamond" w:hAnsi="Garamond" w:cs="Garamond"/>
        </w:rPr>
      </w:pPr>
      <w:r>
        <w:rPr>
          <w:rFonts w:ascii="Garamond" w:hAnsi="Garamond" w:cs="Garamond"/>
        </w:rPr>
        <w:t>[</w:t>
      </w:r>
      <w:r w:rsidR="00420082">
        <w:rPr>
          <w:rFonts w:ascii="Garamond" w:hAnsi="Garamond" w:cs="Garamond"/>
        </w:rPr>
        <w:t>11</w:t>
      </w:r>
      <w:r w:rsidR="00284711">
        <w:rPr>
          <w:rFonts w:ascii="Garamond" w:hAnsi="Garamond" w:cs="Garamond"/>
        </w:rPr>
        <w:t>-point scale from “Very p</w:t>
      </w:r>
      <w:r>
        <w:rPr>
          <w:rFonts w:ascii="Garamond" w:hAnsi="Garamond" w:cs="Garamond"/>
        </w:rPr>
        <w:t>oorly done” to “Very well done”]</w:t>
      </w:r>
    </w:p>
    <w:p w14:paraId="01D52AD5" w14:textId="77777777" w:rsidR="00284711" w:rsidRDefault="00284711" w:rsidP="00CF1CDC">
      <w:pPr>
        <w:pStyle w:val="Default"/>
        <w:rPr>
          <w:rFonts w:ascii="Garamond" w:hAnsi="Garamond" w:cs="Garamond"/>
        </w:rPr>
      </w:pPr>
    </w:p>
    <w:p w14:paraId="6BFC4F4D" w14:textId="0ED7C09C" w:rsidR="00BE6222" w:rsidRDefault="00A937C6" w:rsidP="00647C46">
      <w:pPr>
        <w:pStyle w:val="Default"/>
        <w:ind w:left="360"/>
        <w:rPr>
          <w:rFonts w:ascii="Garamond" w:hAnsi="Garamond" w:cs="Garamond"/>
        </w:rPr>
      </w:pPr>
      <w:r w:rsidRPr="00A937C6">
        <w:rPr>
          <w:rFonts w:ascii="Garamond" w:hAnsi="Garamond" w:cs="Garamond"/>
        </w:rPr>
        <w:t>On a scale of 0 to 10, where 0 is "completely unconvincing" and 10 is "completely convincing", how convincing is this study as evidence of the effect of banning concealed handguns on crime?</w:t>
      </w:r>
    </w:p>
    <w:p w14:paraId="1661F4B0" w14:textId="4F52234C" w:rsidR="0012022B" w:rsidRDefault="00BE6222" w:rsidP="00504646">
      <w:pPr>
        <w:pStyle w:val="Default"/>
        <w:ind w:left="360"/>
        <w:rPr>
          <w:rFonts w:ascii="Garamond" w:hAnsi="Garamond" w:cs="Garamond"/>
        </w:rPr>
      </w:pPr>
      <w:r>
        <w:rPr>
          <w:rFonts w:ascii="Garamond" w:hAnsi="Garamond" w:cs="Garamond"/>
        </w:rPr>
        <w:t>[</w:t>
      </w:r>
      <w:r w:rsidR="00665218">
        <w:rPr>
          <w:rFonts w:ascii="Garamond" w:hAnsi="Garamond" w:cs="Garamond"/>
        </w:rPr>
        <w:t>11</w:t>
      </w:r>
      <w:r w:rsidR="00284711">
        <w:rPr>
          <w:rFonts w:ascii="Garamond" w:hAnsi="Garamond" w:cs="Garamond"/>
        </w:rPr>
        <w:t>-point scale from “</w:t>
      </w:r>
      <w:r w:rsidR="00E336D4">
        <w:rPr>
          <w:rFonts w:ascii="Garamond" w:hAnsi="Garamond" w:cs="Garamond"/>
        </w:rPr>
        <w:t>Completely unconvincing</w:t>
      </w:r>
      <w:r w:rsidR="00284711">
        <w:rPr>
          <w:rFonts w:ascii="Garamond" w:hAnsi="Garamond" w:cs="Garamond"/>
        </w:rPr>
        <w:t>” to “</w:t>
      </w:r>
      <w:r w:rsidR="00E336D4">
        <w:rPr>
          <w:rFonts w:ascii="Garamond" w:hAnsi="Garamond" w:cs="Garamond"/>
        </w:rPr>
        <w:t>Completely convincing</w:t>
      </w:r>
      <w:r>
        <w:rPr>
          <w:rFonts w:ascii="Garamond" w:hAnsi="Garamond" w:cs="Garamond"/>
        </w:rPr>
        <w:t>”</w:t>
      </w:r>
      <w:r w:rsidR="00504646">
        <w:rPr>
          <w:rFonts w:ascii="Garamond" w:hAnsi="Garamond" w:cs="Garamond"/>
        </w:rPr>
        <w:t xml:space="preserve"> with “Neither </w:t>
      </w:r>
      <w:r w:rsidR="00E72573">
        <w:rPr>
          <w:rFonts w:ascii="Garamond" w:hAnsi="Garamond" w:cs="Garamond"/>
        </w:rPr>
        <w:t>convincing nor unconvincing” in the middle</w:t>
      </w:r>
      <w:r>
        <w:rPr>
          <w:rFonts w:ascii="Garamond" w:hAnsi="Garamond" w:cs="Garamond"/>
        </w:rPr>
        <w:t>]</w:t>
      </w:r>
    </w:p>
    <w:p w14:paraId="0BAFFD8C" w14:textId="77777777" w:rsidR="00724B2C" w:rsidRDefault="00724B2C" w:rsidP="00CF1CDC">
      <w:pPr>
        <w:pStyle w:val="Default"/>
        <w:rPr>
          <w:rFonts w:ascii="Garamond" w:hAnsi="Garamond" w:cs="Garamond"/>
        </w:rPr>
      </w:pPr>
    </w:p>
    <w:p w14:paraId="799EA4AB" w14:textId="329CDAE3" w:rsidR="00724B2C" w:rsidRDefault="00724B2C" w:rsidP="00647C46">
      <w:pPr>
        <w:pStyle w:val="Default"/>
        <w:ind w:left="360"/>
        <w:rPr>
          <w:rFonts w:ascii="Garamond" w:hAnsi="Garamond" w:cs="Garamond"/>
        </w:rPr>
      </w:pPr>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sidR="000D6281">
        <w:rPr>
          <w:rFonts w:ascii="Garamond" w:hAnsi="Garamond" w:cs="Garamond"/>
        </w:rPr>
        <w:t xml:space="preserve">a band on concealed handguns </w:t>
      </w:r>
      <w:r w:rsidR="00503858">
        <w:rPr>
          <w:rFonts w:ascii="Garamond" w:hAnsi="Garamond" w:cs="Garamond"/>
        </w:rPr>
        <w:t>prior to the study</w:t>
      </w:r>
      <w:r>
        <w:rPr>
          <w:rFonts w:ascii="Garamond" w:hAnsi="Garamond" w:cs="Garamond"/>
        </w:rPr>
        <w:t>?</w:t>
      </w:r>
    </w:p>
    <w:p w14:paraId="3EB5E02F" w14:textId="364A0D07" w:rsidR="008B31F8" w:rsidRDefault="008B31F8" w:rsidP="006D14A3">
      <w:pPr>
        <w:pStyle w:val="Default"/>
        <w:numPr>
          <w:ilvl w:val="0"/>
          <w:numId w:val="15"/>
        </w:numPr>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6D14A3">
      <w:pPr>
        <w:pStyle w:val="Default"/>
        <w:numPr>
          <w:ilvl w:val="0"/>
          <w:numId w:val="15"/>
        </w:numPr>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6D14A3">
      <w:pPr>
        <w:pStyle w:val="Default"/>
        <w:numPr>
          <w:ilvl w:val="0"/>
          <w:numId w:val="15"/>
        </w:numPr>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17110314" w14:textId="77777777" w:rsidR="00647C46" w:rsidRDefault="00647C46" w:rsidP="00941DA2">
      <w:pPr>
        <w:pStyle w:val="Default"/>
        <w:rPr>
          <w:rFonts w:ascii="Garamond" w:hAnsi="Garamond" w:cs="Garamond"/>
        </w:rPr>
      </w:pPr>
    </w:p>
    <w:p w14:paraId="468605F7" w14:textId="6E74B755" w:rsidR="000D6281" w:rsidRPr="00BA648A" w:rsidRDefault="00647C46" w:rsidP="00BA648A">
      <w:pPr>
        <w:pStyle w:val="Default"/>
        <w:tabs>
          <w:tab w:val="left" w:pos="2227"/>
        </w:tabs>
        <w:rPr>
          <w:rFonts w:ascii="Garamond" w:hAnsi="Garamond" w:cs="Garamond"/>
          <w:b/>
        </w:rPr>
      </w:pPr>
      <w:r w:rsidRPr="00BA648A">
        <w:rPr>
          <w:rFonts w:ascii="Garamond" w:hAnsi="Garamond" w:cs="Garamond"/>
          <w:b/>
        </w:rPr>
        <w:t>[Page break]</w:t>
      </w:r>
      <w:r w:rsidR="00BA648A" w:rsidRPr="00BA648A">
        <w:rPr>
          <w:rFonts w:ascii="Garamond" w:hAnsi="Garamond" w:cs="Garamond"/>
          <w:b/>
        </w:rPr>
        <w:tab/>
      </w:r>
    </w:p>
    <w:p w14:paraId="62ED66BB" w14:textId="77777777" w:rsidR="006D14A3" w:rsidRPr="00941DA2" w:rsidRDefault="006D14A3" w:rsidP="00941DA2">
      <w:pPr>
        <w:pStyle w:val="Default"/>
        <w:rPr>
          <w:rFonts w:ascii="Garamond" w:hAnsi="Garamond" w:cs="Garamond"/>
        </w:rPr>
      </w:pPr>
    </w:p>
    <w:p w14:paraId="30FED059" w14:textId="6854931B" w:rsidR="009E21B1" w:rsidRDefault="006F20DC" w:rsidP="00647C46">
      <w:pPr>
        <w:pStyle w:val="Default"/>
        <w:ind w:left="360"/>
        <w:rPr>
          <w:rFonts w:ascii="Garamond" w:hAnsi="Garamond" w:cs="Garamond"/>
        </w:rPr>
      </w:pPr>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r w:rsidR="00AB52EB">
        <w:rPr>
          <w:rFonts w:ascii="Garamond" w:hAnsi="Garamond" w:cs="Garamond"/>
        </w:rPr>
        <w:t xml:space="preserve"> You will earn an additional </w:t>
      </w:r>
      <w:commentRangeStart w:id="57"/>
      <w:r w:rsidR="00AB52EB">
        <w:rPr>
          <w:rFonts w:ascii="Garamond" w:hAnsi="Garamond" w:cs="Garamond"/>
        </w:rPr>
        <w:t>$0.</w:t>
      </w:r>
      <w:del w:id="58" w:author="gaurav sood" w:date="2016-07-07T11:35:00Z">
        <w:r w:rsidR="00AB52EB" w:rsidDel="00F153BB">
          <w:rPr>
            <w:rFonts w:ascii="Garamond" w:hAnsi="Garamond" w:cs="Garamond"/>
          </w:rPr>
          <w:delText>05</w:delText>
        </w:r>
      </w:del>
      <w:commentRangeEnd w:id="57"/>
      <w:ins w:id="59" w:author="gaurav sood" w:date="2016-07-07T11:35:00Z">
        <w:r w:rsidR="00F153BB">
          <w:rPr>
            <w:rFonts w:ascii="Garamond" w:hAnsi="Garamond" w:cs="Garamond"/>
          </w:rPr>
          <w:t>25</w:t>
        </w:r>
      </w:ins>
      <w:r w:rsidR="00082453">
        <w:rPr>
          <w:rStyle w:val="CommentReference"/>
          <w:rFonts w:asciiTheme="minorHAnsi" w:hAnsiTheme="minorHAnsi" w:cstheme="minorBidi"/>
          <w:color w:val="auto"/>
        </w:rPr>
        <w:commentReference w:id="57"/>
      </w:r>
      <w:r w:rsidR="00AB52EB">
        <w:rPr>
          <w:rFonts w:ascii="Garamond" w:hAnsi="Garamond" w:cs="Garamond"/>
        </w:rPr>
        <w:t xml:space="preserve"> for each cell you fill out correctly.</w:t>
      </w:r>
    </w:p>
    <w:p w14:paraId="708F23D4" w14:textId="77777777" w:rsidR="007B2206" w:rsidRDefault="007B2206" w:rsidP="007B2206">
      <w:pPr>
        <w:outlineLvl w:val="0"/>
        <w:rPr>
          <w:rFonts w:ascii="Garamond" w:hAnsi="Garamond"/>
        </w:rPr>
      </w:pPr>
    </w:p>
    <w:p w14:paraId="379B63AD" w14:textId="0E961A1A" w:rsidR="00A77E84" w:rsidRPr="00104304" w:rsidRDefault="00830A71" w:rsidP="00A77E84">
      <w:pPr>
        <w:outlineLvl w:val="0"/>
        <w:rPr>
          <w:rFonts w:ascii="Garamond" w:hAnsi="Garamond"/>
        </w:rPr>
      </w:pPr>
      <w:r>
        <w:rPr>
          <w:rFonts w:ascii="Garamond" w:hAnsi="Garamond"/>
        </w:rPr>
        <w:t>[If</w:t>
      </w:r>
      <w:r w:rsidR="00A77E84">
        <w:rPr>
          <w:rFonts w:ascii="Garamond" w:hAnsi="Garamond"/>
        </w:rPr>
        <w:t xml:space="preserve"> </w:t>
      </w:r>
      <w:r w:rsidR="001C27D0">
        <w:rPr>
          <w:rFonts w:ascii="Garamond" w:hAnsi="Garamond"/>
        </w:rPr>
        <w:t>respondent is assigned to Pro-Ban</w:t>
      </w:r>
      <w:r w:rsidR="00A77E84">
        <w:rPr>
          <w:rFonts w:ascii="Garamond" w:hAnsi="Garamond"/>
        </w:rPr>
        <w:t xml:space="preserve"> Condition</w:t>
      </w:r>
      <w:r w:rsidR="00C07C85">
        <w:rPr>
          <w:rFonts w:ascii="Garamond" w:hAnsi="Garamond"/>
        </w:rPr>
        <w:t>, display following table</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D75288">
        <w:trPr>
          <w:trHeight w:val="287"/>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D75288">
        <w:trPr>
          <w:trHeight w:val="539"/>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D75288">
        <w:trPr>
          <w:trHeight w:val="539"/>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5AA1EC8E" w:rsidR="007B2206" w:rsidRPr="00104304" w:rsidRDefault="00830A71" w:rsidP="007B2206">
      <w:pPr>
        <w:outlineLvl w:val="0"/>
        <w:rPr>
          <w:rFonts w:ascii="Garamond" w:hAnsi="Garamond"/>
        </w:rPr>
      </w:pPr>
      <w:r>
        <w:rPr>
          <w:rFonts w:ascii="Garamond" w:hAnsi="Garamond"/>
        </w:rPr>
        <w:t>[</w:t>
      </w:r>
      <w:r w:rsidR="001C27D0">
        <w:rPr>
          <w:rFonts w:ascii="Garamond" w:hAnsi="Garamond"/>
        </w:rPr>
        <w:t>If respondent is assigned to Anti-Ban Condition, display following table:</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D75288">
        <w:trPr>
          <w:trHeight w:val="233"/>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D75288">
        <w:trPr>
          <w:trHeight w:val="485"/>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D75288">
        <w:trPr>
          <w:trHeight w:val="476"/>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36092E08" w14:textId="77777777" w:rsidR="009D068E" w:rsidRDefault="009D068E" w:rsidP="009D068E">
      <w:pPr>
        <w:pStyle w:val="Default"/>
        <w:rPr>
          <w:rFonts w:ascii="Garamond" w:hAnsi="Garamond" w:cs="Garamond"/>
        </w:rPr>
      </w:pPr>
    </w:p>
    <w:p w14:paraId="5452748E" w14:textId="1E9FA3DB" w:rsidR="000D6281" w:rsidRDefault="000D6281">
      <w:pPr>
        <w:rPr>
          <w:rFonts w:ascii="Garamond" w:hAnsi="Garamond"/>
          <w:b/>
        </w:rPr>
      </w:pPr>
      <w:r>
        <w:rPr>
          <w:rFonts w:ascii="Garamond" w:hAnsi="Garamond"/>
          <w:b/>
        </w:rPr>
        <w:br w:type="page"/>
      </w:r>
    </w:p>
    <w:p w14:paraId="6AF4AC93" w14:textId="243A9FBE" w:rsidR="00702C7B" w:rsidRDefault="00C25779" w:rsidP="00C25779">
      <w:pPr>
        <w:spacing w:after="200"/>
        <w:jc w:val="center"/>
        <w:outlineLvl w:val="0"/>
        <w:rPr>
          <w:rFonts w:ascii="Garamond" w:hAnsi="Garamond"/>
          <w:b/>
        </w:rPr>
      </w:pPr>
      <w:r>
        <w:rPr>
          <w:rFonts w:ascii="Garamond" w:hAnsi="Garamond"/>
          <w:b/>
        </w:rPr>
        <w:lastRenderedPageBreak/>
        <w:t>[</w:t>
      </w:r>
      <w:r w:rsidR="00702C7B">
        <w:rPr>
          <w:rFonts w:ascii="Garamond" w:hAnsi="Garamond"/>
          <w:b/>
        </w:rPr>
        <w:t>Covariance Detection Task 2</w:t>
      </w:r>
      <w:r>
        <w:rPr>
          <w:rFonts w:ascii="Garamond" w:hAnsi="Garamond"/>
          <w:b/>
        </w:rPr>
        <w:t>]</w:t>
      </w:r>
    </w:p>
    <w:p w14:paraId="6D5DDB34" w14:textId="775C03DD" w:rsidR="00BA0CDF" w:rsidRDefault="000D6281" w:rsidP="005871EC">
      <w:pPr>
        <w:rPr>
          <w:rFonts w:ascii="Garamond" w:hAnsi="Garamond"/>
          <w:b/>
        </w:rPr>
      </w:pPr>
      <w:r>
        <w:rPr>
          <w:rFonts w:ascii="Garamond" w:hAnsi="Garamond"/>
          <w:b/>
        </w:rPr>
        <w:t>Please answer one final question.</w:t>
      </w:r>
    </w:p>
    <w:p w14:paraId="200D3E55" w14:textId="77777777" w:rsidR="000D6281" w:rsidRDefault="000D6281" w:rsidP="005871EC">
      <w:pPr>
        <w:rPr>
          <w:rFonts w:ascii="Garamond" w:hAnsi="Garamond"/>
        </w:rPr>
      </w:pPr>
    </w:p>
    <w:p w14:paraId="371CFEE6" w14:textId="29830F09" w:rsidR="000D6281" w:rsidRPr="00F444AC" w:rsidRDefault="000D6281" w:rsidP="00F444AC">
      <w:pPr>
        <w:tabs>
          <w:tab w:val="left" w:pos="1825"/>
        </w:tabs>
        <w:rPr>
          <w:rFonts w:ascii="Garamond" w:hAnsi="Garamond"/>
          <w:b/>
        </w:rPr>
      </w:pPr>
      <w:r w:rsidRPr="00F444AC">
        <w:rPr>
          <w:rFonts w:ascii="Garamond" w:hAnsi="Garamond"/>
          <w:b/>
        </w:rPr>
        <w:t>[Page break]</w:t>
      </w:r>
      <w:r w:rsidR="00F444AC" w:rsidRPr="00F444AC">
        <w:rPr>
          <w:rFonts w:ascii="Garamond" w:hAnsi="Garamond"/>
          <w:b/>
        </w:rPr>
        <w:tab/>
      </w:r>
    </w:p>
    <w:p w14:paraId="6E6B83FC" w14:textId="77777777" w:rsidR="000D6281" w:rsidRDefault="000D6281" w:rsidP="005871EC">
      <w:pPr>
        <w:rPr>
          <w:rFonts w:ascii="Garamond" w:hAnsi="Garamond"/>
        </w:rPr>
      </w:pPr>
    </w:p>
    <w:p w14:paraId="56E1AC38" w14:textId="77777777" w:rsidR="000D6281" w:rsidRDefault="000D6281" w:rsidP="005871EC">
      <w:pPr>
        <w:rPr>
          <w:rFonts w:ascii="Garamond" w:hAnsi="Garamond"/>
        </w:rPr>
      </w:pPr>
      <w:r w:rsidRPr="000D6281">
        <w:rPr>
          <w:rFonts w:ascii="Garamond" w:hAnsi="Garamond"/>
        </w:rPr>
        <w:t xml:space="preserve">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w:t>
      </w:r>
      <w:r w:rsidRPr="000D6281">
        <w:rPr>
          <w:rFonts w:ascii="Garamond" w:hAnsi="Garamond"/>
          <w:u w:val="single"/>
        </w:rPr>
        <w:t>had</w:t>
      </w:r>
      <w:r w:rsidRPr="000D6281">
        <w:rPr>
          <w:rFonts w:ascii="Garamond" w:hAnsi="Garamond"/>
        </w:rPr>
        <w:t xml:space="preserve"> increased the minimum wage with changes in jobs for a second group of states that had </w:t>
      </w:r>
      <w:r w:rsidRPr="000D6281">
        <w:rPr>
          <w:rFonts w:ascii="Garamond" w:hAnsi="Garamond"/>
          <w:u w:val="single"/>
        </w:rPr>
        <w:t>not</w:t>
      </w:r>
      <w:r>
        <w:rPr>
          <w:rFonts w:ascii="Garamond" w:hAnsi="Garamond"/>
        </w:rPr>
        <w:t xml:space="preserve"> increased the minimum wage.</w:t>
      </w:r>
    </w:p>
    <w:p w14:paraId="41C95C20" w14:textId="77777777" w:rsidR="000D6281" w:rsidRDefault="000D6281" w:rsidP="005871EC">
      <w:pPr>
        <w:rPr>
          <w:rFonts w:ascii="Garamond" w:hAnsi="Garamond"/>
        </w:rPr>
      </w:pPr>
    </w:p>
    <w:p w14:paraId="4DDB1B78" w14:textId="2A98C4F9" w:rsidR="000D6281" w:rsidRDefault="000D6281" w:rsidP="005871EC">
      <w:pPr>
        <w:rPr>
          <w:rFonts w:ascii="Garamond" w:hAnsi="Garamond"/>
        </w:rPr>
      </w:pPr>
      <w:r w:rsidRPr="000D6281">
        <w:rPr>
          <w:rFonts w:ascii="Garamond" w:hAnsi="Garamond"/>
        </w:rPr>
        <w:t xml:space="preserve">In each group, the percentage of states in which jobs </w:t>
      </w:r>
      <w:r w:rsidRPr="000D6281">
        <w:rPr>
          <w:rFonts w:ascii="Garamond" w:hAnsi="Garamond"/>
          <w:u w:val="single"/>
        </w:rPr>
        <w:t>decreased</w:t>
      </w:r>
      <w:r w:rsidRPr="000D6281">
        <w:rPr>
          <w:rFonts w:ascii="Garamond" w:hAnsi="Garamond"/>
        </w:rPr>
        <w:t xml:space="preserve"> and the percentage of states in which jobs </w:t>
      </w:r>
      <w:r w:rsidRPr="000D6281">
        <w:rPr>
          <w:rFonts w:ascii="Garamond" w:hAnsi="Garamond"/>
          <w:u w:val="single"/>
        </w:rPr>
        <w:t>increased</w:t>
      </w:r>
      <w:r w:rsidRPr="000D6281">
        <w:rPr>
          <w:rFonts w:ascii="Garamond" w:hAnsi="Garamond"/>
        </w:rPr>
        <w:t xml:space="preserve"> are recorded in the table below. The exact number of states in each group is not the same, but this does not pre</w:t>
      </w:r>
      <w:r>
        <w:rPr>
          <w:rFonts w:ascii="Garamond" w:hAnsi="Garamond"/>
        </w:rPr>
        <w:t>vent assessment of the results.</w:t>
      </w:r>
    </w:p>
    <w:p w14:paraId="12EB9C3B" w14:textId="77777777" w:rsidR="000D6281" w:rsidRDefault="000D6281" w:rsidP="005871EC">
      <w:pPr>
        <w:rPr>
          <w:rFonts w:ascii="Garamond" w:hAnsi="Garamond"/>
        </w:rPr>
      </w:pPr>
    </w:p>
    <w:p w14:paraId="5331DA91" w14:textId="69B9AB40" w:rsidR="000D6281" w:rsidRDefault="000D6281" w:rsidP="005871EC">
      <w:pPr>
        <w:rPr>
          <w:rFonts w:ascii="Garamond" w:hAnsi="Garamond"/>
          <w:b/>
        </w:rPr>
      </w:pPr>
      <w:r w:rsidRPr="000D6281">
        <w:rPr>
          <w:rFonts w:ascii="Garamond" w:hAnsi="Garamond"/>
          <w:b/>
        </w:rPr>
        <w:t>We would like to know whether states that increased the minimum wage were more likely to have a decrease or increase in jobs than states without minimum wage increases.​</w:t>
      </w:r>
    </w:p>
    <w:p w14:paraId="27F53D69" w14:textId="77777777" w:rsidR="000D6281" w:rsidRDefault="000D6281" w:rsidP="000D6281">
      <w:pPr>
        <w:tabs>
          <w:tab w:val="left" w:pos="450"/>
        </w:tabs>
        <w:rPr>
          <w:rFonts w:ascii="Garamond" w:hAnsi="Garamond"/>
        </w:rPr>
      </w:pPr>
    </w:p>
    <w:p w14:paraId="1E0A379E" w14:textId="636F22B3" w:rsidR="000D6281" w:rsidRPr="00104304" w:rsidRDefault="000D6281" w:rsidP="000D6281">
      <w:pPr>
        <w:spacing w:before="120"/>
        <w:outlineLvl w:val="0"/>
        <w:rPr>
          <w:rFonts w:ascii="Garamond" w:hAnsi="Garamond"/>
        </w:rPr>
      </w:pPr>
      <w:r>
        <w:rPr>
          <w:rFonts w:ascii="Garamond" w:hAnsi="Garamond"/>
        </w:rPr>
        <w:t>[</w:t>
      </w:r>
      <w:r w:rsidR="00D75DAC">
        <w:rPr>
          <w:rFonts w:ascii="Garamond" w:hAnsi="Garamond"/>
        </w:rPr>
        <w:t>I</w:t>
      </w:r>
      <w:r w:rsidR="00B37B75">
        <w:rPr>
          <w:rFonts w:ascii="Garamond" w:hAnsi="Garamond"/>
        </w:rPr>
        <w:t>f respondent is assigned to Pro-Wage Condition, display following table:</w:t>
      </w:r>
      <w:r>
        <w:rPr>
          <w:rFonts w:ascii="Garamond" w:hAnsi="Garamond"/>
        </w:rPr>
        <w:t>]</w:t>
      </w:r>
    </w:p>
    <w:tbl>
      <w:tblPr>
        <w:tblStyle w:val="TableGrid"/>
        <w:tblW w:w="0" w:type="auto"/>
        <w:tblLook w:val="0420" w:firstRow="1" w:lastRow="0" w:firstColumn="0" w:lastColumn="0" w:noHBand="0" w:noVBand="1"/>
      </w:tblPr>
      <w:tblGrid>
        <w:gridCol w:w="4358"/>
        <w:gridCol w:w="2064"/>
        <w:gridCol w:w="1986"/>
      </w:tblGrid>
      <w:tr w:rsidR="000D6281" w:rsidRPr="00104304" w14:paraId="15EFBD1D" w14:textId="77777777" w:rsidTr="000D6281">
        <w:trPr>
          <w:trHeight w:val="233"/>
        </w:trPr>
        <w:tc>
          <w:tcPr>
            <w:tcW w:w="4358" w:type="dxa"/>
            <w:tcBorders>
              <w:top w:val="nil"/>
              <w:left w:val="nil"/>
              <w:bottom w:val="nil"/>
              <w:right w:val="nil"/>
            </w:tcBorders>
            <w:vAlign w:val="center"/>
          </w:tcPr>
          <w:p w14:paraId="090461CC" w14:textId="77777777" w:rsidR="000D6281" w:rsidRPr="00104304" w:rsidRDefault="000D6281" w:rsidP="001878EA">
            <w:pPr>
              <w:rPr>
                <w:rFonts w:ascii="Garamond" w:hAnsi="Garamond"/>
              </w:rPr>
            </w:pPr>
          </w:p>
        </w:tc>
        <w:tc>
          <w:tcPr>
            <w:tcW w:w="4050" w:type="dxa"/>
            <w:gridSpan w:val="2"/>
            <w:tcBorders>
              <w:top w:val="nil"/>
              <w:left w:val="nil"/>
              <w:bottom w:val="nil"/>
              <w:right w:val="nil"/>
            </w:tcBorders>
            <w:vAlign w:val="center"/>
          </w:tcPr>
          <w:p w14:paraId="082887D5" w14:textId="77777777" w:rsidR="000D6281" w:rsidRPr="00385D93" w:rsidRDefault="000D6281" w:rsidP="001878EA">
            <w:pPr>
              <w:tabs>
                <w:tab w:val="left" w:pos="450"/>
              </w:tabs>
              <w:jc w:val="center"/>
              <w:rPr>
                <w:rFonts w:ascii="Garamond" w:hAnsi="Garamond"/>
                <w:b/>
              </w:rPr>
            </w:pPr>
            <w:r w:rsidRPr="00385D93">
              <w:rPr>
                <w:rFonts w:ascii="Garamond" w:hAnsi="Garamond"/>
                <w:b/>
              </w:rPr>
              <w:t>Result</w:t>
            </w:r>
          </w:p>
        </w:tc>
      </w:tr>
      <w:tr w:rsidR="000D6281" w:rsidRPr="00104304" w14:paraId="4EAD4D52" w14:textId="77777777" w:rsidTr="000D6281">
        <w:trPr>
          <w:trHeight w:val="233"/>
        </w:trPr>
        <w:tc>
          <w:tcPr>
            <w:tcW w:w="4358" w:type="dxa"/>
            <w:tcBorders>
              <w:top w:val="nil"/>
              <w:left w:val="nil"/>
              <w:bottom w:val="nil"/>
              <w:right w:val="nil"/>
            </w:tcBorders>
            <w:vAlign w:val="center"/>
            <w:hideMark/>
          </w:tcPr>
          <w:p w14:paraId="2936C6FF"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357CE6B9" w14:textId="37920D0F" w:rsidR="000D6281" w:rsidRPr="00104304" w:rsidRDefault="00DC2EBB" w:rsidP="000D6281">
            <w:pPr>
              <w:spacing w:after="200"/>
              <w:jc w:val="center"/>
              <w:rPr>
                <w:rFonts w:ascii="Garamond" w:hAnsi="Garamond"/>
              </w:rPr>
            </w:pPr>
            <w:r>
              <w:rPr>
                <w:rFonts w:ascii="Garamond" w:hAnsi="Garamond"/>
                <w:bCs/>
              </w:rPr>
              <w:t>Decrease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13AC28FE" w14:textId="3392A000" w:rsidR="000D6281" w:rsidRPr="00104304" w:rsidRDefault="00DC2EBB" w:rsidP="00DC2EBB">
            <w:pPr>
              <w:spacing w:after="200"/>
              <w:jc w:val="center"/>
              <w:rPr>
                <w:rFonts w:ascii="Garamond" w:hAnsi="Garamond"/>
              </w:rPr>
            </w:pPr>
            <w:r>
              <w:rPr>
                <w:rFonts w:ascii="Garamond" w:hAnsi="Garamond"/>
                <w:bCs/>
              </w:rPr>
              <w:t>Increase</w:t>
            </w:r>
            <w:r w:rsidR="000D6281">
              <w:rPr>
                <w:rFonts w:ascii="Garamond" w:hAnsi="Garamond"/>
                <w:bCs/>
              </w:rPr>
              <w:t xml:space="preserve"> in jobs</w:t>
            </w:r>
          </w:p>
        </w:tc>
      </w:tr>
      <w:tr w:rsidR="000D6281" w:rsidRPr="00104304" w14:paraId="787B1132" w14:textId="77777777" w:rsidTr="000D6281">
        <w:trPr>
          <w:trHeight w:val="143"/>
        </w:trPr>
        <w:tc>
          <w:tcPr>
            <w:tcW w:w="4358" w:type="dxa"/>
            <w:tcBorders>
              <w:top w:val="nil"/>
              <w:left w:val="nil"/>
              <w:bottom w:val="nil"/>
              <w:right w:val="nil"/>
            </w:tcBorders>
            <w:vAlign w:val="center"/>
            <w:hideMark/>
          </w:tcPr>
          <w:p w14:paraId="697C33B4" w14:textId="6B0BA26D" w:rsidR="000D6281" w:rsidRPr="00104304" w:rsidRDefault="003E1F0C" w:rsidP="000D6281">
            <w:pPr>
              <w:spacing w:after="200"/>
              <w:rPr>
                <w:rFonts w:ascii="Garamond" w:hAnsi="Garamond"/>
                <w:b/>
              </w:rPr>
            </w:pPr>
            <w:r>
              <w:rPr>
                <w:rFonts w:ascii="Garamond" w:hAnsi="Garamond"/>
              </w:rPr>
              <w:t>States</w:t>
            </w:r>
            <w:r w:rsidR="000D6281" w:rsidRPr="00041CD6">
              <w:rPr>
                <w:rFonts w:ascii="Garamond" w:hAnsi="Garamond"/>
              </w:rPr>
              <w:t xml:space="preserve"> 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5CD87654" w14:textId="5BCC93C1"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77404A9B" w14:textId="22591E39" w:rsidR="000D6281" w:rsidRPr="00104304" w:rsidRDefault="000D6281" w:rsidP="001878EA">
            <w:pPr>
              <w:spacing w:after="200"/>
              <w:jc w:val="center"/>
              <w:rPr>
                <w:rFonts w:ascii="Garamond" w:hAnsi="Garamond"/>
              </w:rPr>
            </w:pPr>
            <w:r>
              <w:rPr>
                <w:rFonts w:ascii="Garamond" w:hAnsi="Garamond"/>
              </w:rPr>
              <w:t>84%</w:t>
            </w:r>
          </w:p>
        </w:tc>
      </w:tr>
      <w:tr w:rsidR="000D6281" w:rsidRPr="00104304" w14:paraId="2496ABD2" w14:textId="77777777" w:rsidTr="000D6281">
        <w:trPr>
          <w:trHeight w:val="77"/>
        </w:trPr>
        <w:tc>
          <w:tcPr>
            <w:tcW w:w="4358" w:type="dxa"/>
            <w:tcBorders>
              <w:top w:val="nil"/>
              <w:left w:val="nil"/>
              <w:bottom w:val="nil"/>
              <w:right w:val="nil"/>
            </w:tcBorders>
            <w:vAlign w:val="center"/>
            <w:hideMark/>
          </w:tcPr>
          <w:p w14:paraId="244F92CB" w14:textId="0501500C"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1BBF3151" w14:textId="42008400"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10D3B36A" w14:textId="05E10EAE" w:rsidR="000D6281" w:rsidRPr="00104304" w:rsidRDefault="000D6281" w:rsidP="001878EA">
            <w:pPr>
              <w:spacing w:after="200"/>
              <w:jc w:val="center"/>
              <w:rPr>
                <w:rFonts w:ascii="Garamond" w:hAnsi="Garamond"/>
              </w:rPr>
            </w:pPr>
            <w:r>
              <w:rPr>
                <w:rFonts w:ascii="Garamond" w:hAnsi="Garamond"/>
              </w:rPr>
              <w:t>63%</w:t>
            </w:r>
          </w:p>
        </w:tc>
      </w:tr>
    </w:tbl>
    <w:p w14:paraId="734A753B" w14:textId="77777777" w:rsidR="00DC2EBB" w:rsidRDefault="00DC2EBB" w:rsidP="000D6281">
      <w:pPr>
        <w:spacing w:before="120"/>
        <w:outlineLvl w:val="0"/>
        <w:rPr>
          <w:rFonts w:ascii="Garamond" w:hAnsi="Garamond"/>
        </w:rPr>
      </w:pPr>
    </w:p>
    <w:p w14:paraId="434A679D" w14:textId="42EAD9A4" w:rsidR="000D6281" w:rsidRPr="00104304" w:rsidRDefault="00DC2EBB" w:rsidP="000D6281">
      <w:pPr>
        <w:spacing w:before="120"/>
        <w:outlineLvl w:val="0"/>
        <w:rPr>
          <w:rFonts w:ascii="Garamond" w:hAnsi="Garamond"/>
        </w:rPr>
      </w:pPr>
      <w:r>
        <w:rPr>
          <w:rFonts w:ascii="Garamond" w:hAnsi="Garamond"/>
        </w:rPr>
        <w:t>[</w:t>
      </w:r>
      <w:r w:rsidR="00B37B75">
        <w:rPr>
          <w:rFonts w:ascii="Garamond" w:hAnsi="Garamond"/>
        </w:rPr>
        <w:t>If respondent is assigned to Anti-Wage Condition</w:t>
      </w:r>
      <w:r>
        <w:rPr>
          <w:rFonts w:ascii="Garamond" w:hAnsi="Garamond"/>
        </w:rPr>
        <w:t>, display following table:]</w:t>
      </w:r>
    </w:p>
    <w:tbl>
      <w:tblPr>
        <w:tblStyle w:val="TableGrid"/>
        <w:tblW w:w="0" w:type="auto"/>
        <w:tblLook w:val="0420" w:firstRow="1" w:lastRow="0" w:firstColumn="0" w:lastColumn="0" w:noHBand="0" w:noVBand="1"/>
      </w:tblPr>
      <w:tblGrid>
        <w:gridCol w:w="4358"/>
        <w:gridCol w:w="2064"/>
        <w:gridCol w:w="1986"/>
      </w:tblGrid>
      <w:tr w:rsidR="000D6281" w:rsidRPr="00104304" w14:paraId="765A6F7E" w14:textId="77777777" w:rsidTr="000D6281">
        <w:trPr>
          <w:trHeight w:val="233"/>
        </w:trPr>
        <w:tc>
          <w:tcPr>
            <w:tcW w:w="4358" w:type="dxa"/>
            <w:tcBorders>
              <w:top w:val="nil"/>
              <w:left w:val="nil"/>
              <w:bottom w:val="nil"/>
              <w:right w:val="nil"/>
            </w:tcBorders>
            <w:vAlign w:val="center"/>
          </w:tcPr>
          <w:p w14:paraId="1875C116" w14:textId="77777777" w:rsidR="000D6281" w:rsidRPr="00104304" w:rsidRDefault="000D6281" w:rsidP="001878EA">
            <w:pPr>
              <w:spacing w:after="200"/>
              <w:rPr>
                <w:rFonts w:ascii="Garamond" w:hAnsi="Garamond"/>
              </w:rPr>
            </w:pPr>
          </w:p>
        </w:tc>
        <w:tc>
          <w:tcPr>
            <w:tcW w:w="4050" w:type="dxa"/>
            <w:gridSpan w:val="2"/>
            <w:tcBorders>
              <w:top w:val="nil"/>
              <w:left w:val="nil"/>
              <w:bottom w:val="nil"/>
              <w:right w:val="nil"/>
            </w:tcBorders>
            <w:vAlign w:val="center"/>
          </w:tcPr>
          <w:p w14:paraId="787D34AB" w14:textId="77777777" w:rsidR="000D6281" w:rsidRPr="00385D93" w:rsidRDefault="000D6281" w:rsidP="001878EA">
            <w:pPr>
              <w:tabs>
                <w:tab w:val="left" w:pos="450"/>
              </w:tabs>
              <w:spacing w:after="200"/>
              <w:jc w:val="center"/>
              <w:rPr>
                <w:rFonts w:ascii="Garamond" w:hAnsi="Garamond"/>
                <w:b/>
              </w:rPr>
            </w:pPr>
            <w:r w:rsidRPr="00385D93">
              <w:rPr>
                <w:rFonts w:ascii="Garamond" w:hAnsi="Garamond"/>
                <w:b/>
              </w:rPr>
              <w:t>Result</w:t>
            </w:r>
          </w:p>
        </w:tc>
      </w:tr>
      <w:tr w:rsidR="000D6281" w:rsidRPr="00104304" w14:paraId="664094F8" w14:textId="77777777" w:rsidTr="000D6281">
        <w:trPr>
          <w:trHeight w:val="233"/>
        </w:trPr>
        <w:tc>
          <w:tcPr>
            <w:tcW w:w="4358" w:type="dxa"/>
            <w:tcBorders>
              <w:top w:val="nil"/>
              <w:left w:val="nil"/>
              <w:bottom w:val="nil"/>
              <w:right w:val="nil"/>
            </w:tcBorders>
            <w:vAlign w:val="center"/>
            <w:hideMark/>
          </w:tcPr>
          <w:p w14:paraId="067419DB"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2F109B62" w14:textId="528155BB" w:rsidR="000D6281" w:rsidRPr="00104304" w:rsidRDefault="00DC2EBB" w:rsidP="001878EA">
            <w:pPr>
              <w:spacing w:after="200"/>
              <w:jc w:val="center"/>
              <w:rPr>
                <w:rFonts w:ascii="Garamond" w:hAnsi="Garamond"/>
              </w:rPr>
            </w:pPr>
            <w:r>
              <w:rPr>
                <w:rFonts w:ascii="Garamond" w:hAnsi="Garamond"/>
                <w:bCs/>
              </w:rPr>
              <w:t>Increase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2B25DA9D" w14:textId="6DF9855D" w:rsidR="000D6281" w:rsidRPr="00104304" w:rsidRDefault="00DC2EBB" w:rsidP="001878EA">
            <w:pPr>
              <w:spacing w:after="200"/>
              <w:jc w:val="center"/>
              <w:rPr>
                <w:rFonts w:ascii="Garamond" w:hAnsi="Garamond"/>
              </w:rPr>
            </w:pPr>
            <w:r>
              <w:rPr>
                <w:rFonts w:ascii="Garamond" w:hAnsi="Garamond"/>
                <w:bCs/>
              </w:rPr>
              <w:t>Decrease</w:t>
            </w:r>
            <w:r w:rsidR="000D6281">
              <w:rPr>
                <w:rFonts w:ascii="Garamond" w:hAnsi="Garamond"/>
                <w:bCs/>
              </w:rPr>
              <w:t xml:space="preserve"> in jobs</w:t>
            </w:r>
          </w:p>
        </w:tc>
      </w:tr>
      <w:tr w:rsidR="000D6281" w:rsidRPr="00104304" w14:paraId="1BBBE5E8" w14:textId="77777777" w:rsidTr="000D6281">
        <w:trPr>
          <w:trHeight w:val="143"/>
        </w:trPr>
        <w:tc>
          <w:tcPr>
            <w:tcW w:w="4358" w:type="dxa"/>
            <w:tcBorders>
              <w:top w:val="nil"/>
              <w:left w:val="nil"/>
              <w:bottom w:val="nil"/>
              <w:right w:val="nil"/>
            </w:tcBorders>
            <w:vAlign w:val="center"/>
            <w:hideMark/>
          </w:tcPr>
          <w:p w14:paraId="569FE96D" w14:textId="2C8554DD"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4FCAD3B0" w14:textId="5A998053"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3327DFA7" w14:textId="2B0CDDA3" w:rsidR="000D6281" w:rsidRPr="00104304" w:rsidRDefault="000D6281" w:rsidP="001878EA">
            <w:pPr>
              <w:spacing w:after="200"/>
              <w:jc w:val="center"/>
              <w:rPr>
                <w:rFonts w:ascii="Garamond" w:hAnsi="Garamond"/>
              </w:rPr>
            </w:pPr>
            <w:r>
              <w:rPr>
                <w:rFonts w:ascii="Garamond" w:hAnsi="Garamond"/>
              </w:rPr>
              <w:t>84%</w:t>
            </w:r>
          </w:p>
        </w:tc>
      </w:tr>
      <w:tr w:rsidR="000D6281" w:rsidRPr="00104304" w14:paraId="129D45A4" w14:textId="77777777" w:rsidTr="000D6281">
        <w:trPr>
          <w:trHeight w:val="77"/>
        </w:trPr>
        <w:tc>
          <w:tcPr>
            <w:tcW w:w="4358" w:type="dxa"/>
            <w:tcBorders>
              <w:top w:val="nil"/>
              <w:left w:val="nil"/>
              <w:bottom w:val="nil"/>
              <w:right w:val="nil"/>
            </w:tcBorders>
            <w:vAlign w:val="center"/>
            <w:hideMark/>
          </w:tcPr>
          <w:p w14:paraId="126FBFC3" w14:textId="5B8CFD36"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641C6472" w14:textId="2B1C2C29"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304643A1" w14:textId="3C804E6B" w:rsidR="000D6281" w:rsidRPr="00104304" w:rsidRDefault="000D6281" w:rsidP="001878EA">
            <w:pPr>
              <w:spacing w:after="200"/>
              <w:jc w:val="center"/>
              <w:rPr>
                <w:rFonts w:ascii="Garamond" w:hAnsi="Garamond"/>
              </w:rPr>
            </w:pPr>
            <w:r>
              <w:rPr>
                <w:rFonts w:ascii="Garamond" w:hAnsi="Garamond"/>
              </w:rPr>
              <w:t>63%</w:t>
            </w:r>
          </w:p>
        </w:tc>
      </w:tr>
    </w:tbl>
    <w:p w14:paraId="3685695D" w14:textId="77777777" w:rsidR="000D6281" w:rsidRDefault="000D6281" w:rsidP="000D6281">
      <w:pPr>
        <w:tabs>
          <w:tab w:val="left" w:pos="450"/>
        </w:tabs>
        <w:rPr>
          <w:rFonts w:ascii="Garamond" w:hAnsi="Garamond"/>
        </w:rPr>
      </w:pPr>
    </w:p>
    <w:p w14:paraId="3727E4E2" w14:textId="77777777" w:rsidR="000D6281" w:rsidRDefault="000D6281" w:rsidP="000D6281">
      <w:pPr>
        <w:rPr>
          <w:rFonts w:ascii="Garamond" w:hAnsi="Garamond"/>
        </w:rPr>
      </w:pPr>
    </w:p>
    <w:p w14:paraId="1084929D" w14:textId="77777777" w:rsidR="000D6281" w:rsidRPr="00D31C66" w:rsidRDefault="000D6281" w:rsidP="000D6281">
      <w:pPr>
        <w:rPr>
          <w:rFonts w:ascii="Garamond" w:hAnsi="Garamond"/>
          <w:b/>
        </w:rPr>
      </w:pPr>
      <w:r w:rsidRPr="00D31C66">
        <w:rPr>
          <w:rFonts w:ascii="Garamond" w:hAnsi="Garamond"/>
          <w:b/>
        </w:rPr>
        <w:t>Once you are ready to indicate your answer, please proceed to the next page.</w:t>
      </w:r>
    </w:p>
    <w:p w14:paraId="48F942B6" w14:textId="77777777" w:rsidR="000D6281" w:rsidRPr="00D31C66" w:rsidRDefault="000D6281" w:rsidP="000D6281">
      <w:pPr>
        <w:rPr>
          <w:rFonts w:ascii="Garamond" w:hAnsi="Garamond"/>
          <w:b/>
        </w:rPr>
      </w:pPr>
    </w:p>
    <w:p w14:paraId="1D812A5E" w14:textId="77777777" w:rsidR="000D6281" w:rsidRPr="00D31C66" w:rsidRDefault="000D6281" w:rsidP="000D6281">
      <w:pPr>
        <w:rPr>
          <w:rFonts w:ascii="Garamond" w:hAnsi="Garamond"/>
          <w:b/>
        </w:rPr>
      </w:pPr>
      <w:r w:rsidRPr="00D31C66">
        <w:rPr>
          <w:rFonts w:ascii="Garamond" w:hAnsi="Garamond"/>
          <w:b/>
        </w:rPr>
        <w:t>The next page does not contain the study description or table above.</w:t>
      </w:r>
    </w:p>
    <w:p w14:paraId="25076688" w14:textId="1CDC0EE9" w:rsidR="00702C7B" w:rsidRDefault="00702C7B">
      <w:pPr>
        <w:rPr>
          <w:rFonts w:ascii="Garamond" w:hAnsi="Garamond"/>
        </w:rPr>
      </w:pPr>
      <w:r>
        <w:rPr>
          <w:rFonts w:ascii="Garamond" w:hAnsi="Garamond"/>
        </w:rPr>
        <w:br w:type="page"/>
      </w:r>
    </w:p>
    <w:p w14:paraId="02D33949" w14:textId="24783685" w:rsidR="00702C7B" w:rsidRPr="00C25779" w:rsidRDefault="00C25779" w:rsidP="00C25779">
      <w:pPr>
        <w:spacing w:after="200"/>
        <w:jc w:val="center"/>
        <w:outlineLvl w:val="0"/>
        <w:rPr>
          <w:rFonts w:ascii="Garamond" w:hAnsi="Garamond"/>
          <w:b/>
        </w:rPr>
      </w:pPr>
      <w:r>
        <w:rPr>
          <w:rFonts w:ascii="Garamond" w:hAnsi="Garamond"/>
          <w:b/>
        </w:rPr>
        <w:t>[</w:t>
      </w:r>
      <w:r w:rsidR="00702C7B">
        <w:rPr>
          <w:rFonts w:ascii="Garamond" w:hAnsi="Garamond"/>
          <w:b/>
        </w:rPr>
        <w:t>Covariance Detection Task 2, continued</w:t>
      </w:r>
      <w:r>
        <w:rPr>
          <w:rFonts w:ascii="Garamond" w:hAnsi="Garamond"/>
          <w:b/>
        </w:rPr>
        <w:t>]</w:t>
      </w:r>
    </w:p>
    <w:p w14:paraId="7C494C7B" w14:textId="057690D7" w:rsidR="00702C7B" w:rsidRDefault="00702C7B" w:rsidP="00702C7B">
      <w:pPr>
        <w:shd w:val="clear" w:color="auto" w:fill="FFFFFF"/>
        <w:rPr>
          <w:rFonts w:ascii="Garamond" w:hAnsi="Garamond"/>
        </w:rPr>
      </w:pPr>
      <w:r>
        <w:rPr>
          <w:rFonts w:ascii="Garamond" w:hAnsi="Garamond"/>
        </w:rPr>
        <w:t>What result does the study support? [</w:t>
      </w:r>
      <w:r w:rsidR="0019643A">
        <w:rPr>
          <w:rFonts w:ascii="Garamond" w:hAnsi="Garamond"/>
        </w:rPr>
        <w:t xml:space="preserve">If </w:t>
      </w:r>
      <w:r w:rsidR="00853A01">
        <w:rPr>
          <w:rFonts w:ascii="Garamond" w:hAnsi="Garamond"/>
        </w:rPr>
        <w:t xml:space="preserve">respondent is assigned to </w:t>
      </w:r>
      <w:r w:rsidR="0019643A">
        <w:rPr>
          <w:rFonts w:ascii="Garamond" w:hAnsi="Garamond"/>
        </w:rPr>
        <w:t>Accuracy</w:t>
      </w:r>
      <w:r w:rsidR="00853A01">
        <w:rPr>
          <w:rFonts w:ascii="Garamond" w:hAnsi="Garamond"/>
        </w:rPr>
        <w:t xml:space="preserve"> 2</w:t>
      </w:r>
      <w:r w:rsidR="0019643A">
        <w:rPr>
          <w:rFonts w:ascii="Garamond" w:hAnsi="Garamond"/>
        </w:rPr>
        <w:t xml:space="preserve"> Condition</w:t>
      </w:r>
      <w:r w:rsidR="007749F4">
        <w:rPr>
          <w:rFonts w:ascii="Garamond" w:hAnsi="Garamond"/>
        </w:rPr>
        <w:t>, display following instruction on same line</w:t>
      </w:r>
      <w:r>
        <w:rPr>
          <w:rFonts w:ascii="Garamond" w:hAnsi="Garamond"/>
        </w:rPr>
        <w:t xml:space="preserve">:] </w:t>
      </w:r>
      <w:r w:rsidRPr="00757E33">
        <w:rPr>
          <w:rFonts w:ascii="Garamond" w:eastAsia="Times New Roman" w:hAnsi="Garamond" w:cs="Arial"/>
          <w:b/>
          <w:bCs/>
          <w:color w:val="000000"/>
        </w:rPr>
        <w:t xml:space="preserve">We will give you bonus of </w:t>
      </w:r>
      <w:commentRangeStart w:id="60"/>
      <w:r w:rsidRPr="00757E33">
        <w:rPr>
          <w:rFonts w:ascii="Garamond" w:eastAsia="Times New Roman" w:hAnsi="Garamond" w:cs="Arial"/>
          <w:b/>
          <w:bCs/>
          <w:color w:val="000000"/>
        </w:rPr>
        <w:t>$0.</w:t>
      </w:r>
      <w:del w:id="61" w:author="gaurav sood" w:date="2016-07-07T11:35:00Z">
        <w:r w:rsidRPr="00757E33" w:rsidDel="00F153BB">
          <w:rPr>
            <w:rFonts w:ascii="Garamond" w:eastAsia="Times New Roman" w:hAnsi="Garamond" w:cs="Arial"/>
            <w:b/>
            <w:bCs/>
            <w:color w:val="000000"/>
          </w:rPr>
          <w:delText>10</w:delText>
        </w:r>
      </w:del>
      <w:commentRangeEnd w:id="60"/>
      <w:ins w:id="62" w:author="gaurav sood" w:date="2016-07-07T11:35:00Z">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ins>
      <w:r>
        <w:rPr>
          <w:rStyle w:val="CommentReference"/>
        </w:rPr>
        <w:commentReference w:id="60"/>
      </w:r>
      <w:r w:rsidRPr="00757E33">
        <w:rPr>
          <w:rFonts w:ascii="Garamond" w:eastAsia="Times New Roman" w:hAnsi="Garamond" w:cs="Arial"/>
          <w:b/>
          <w:bCs/>
          <w:color w:val="000000"/>
        </w:rPr>
        <w:t xml:space="preserve"> for the correct answer.</w:t>
      </w:r>
    </w:p>
    <w:p w14:paraId="2307F5E9" w14:textId="6D10869B"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wage were more likely to have </w:t>
      </w:r>
      <w:r w:rsidRPr="00570086">
        <w:rPr>
          <w:rFonts w:ascii="Garamond" w:hAnsi="Garamond"/>
          <w:u w:val="single"/>
        </w:rPr>
        <w:t>a decrease in jobs</w:t>
      </w:r>
      <w:r w:rsidRPr="00570086">
        <w:rPr>
          <w:rFonts w:ascii="Garamond" w:hAnsi="Garamond"/>
        </w:rPr>
        <w:t xml:space="preserve"> than states without minimum wage increases.</w:t>
      </w:r>
    </w:p>
    <w:p w14:paraId="0371B35B" w14:textId="01693183"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t>
      </w:r>
      <w:r>
        <w:rPr>
          <w:rFonts w:ascii="Garamond" w:hAnsi="Garamond"/>
        </w:rPr>
        <w:t xml:space="preserve">wage were more likely to have </w:t>
      </w:r>
      <w:r w:rsidRPr="00570086">
        <w:rPr>
          <w:rFonts w:ascii="Garamond" w:hAnsi="Garamond"/>
          <w:u w:val="single"/>
        </w:rPr>
        <w:t>an increase in jobs</w:t>
      </w:r>
      <w:r w:rsidRPr="00570086">
        <w:rPr>
          <w:rFonts w:ascii="Garamond" w:hAnsi="Garamond"/>
        </w:rPr>
        <w:t xml:space="preserve"> than states without minimum wage increases.</w:t>
      </w:r>
    </w:p>
    <w:p w14:paraId="3BFA5704" w14:textId="18378922" w:rsidR="00702C7B" w:rsidRPr="00757E33" w:rsidRDefault="00702C7B" w:rsidP="00702C7B">
      <w:pPr>
        <w:shd w:val="clear" w:color="auto" w:fill="FFFFFF"/>
        <w:rPr>
          <w:rFonts w:ascii="Garamond" w:eastAsia="Times New Roman" w:hAnsi="Garamond" w:cs="Arial"/>
          <w:bCs/>
          <w:color w:val="000000"/>
        </w:rPr>
      </w:pPr>
    </w:p>
    <w:p w14:paraId="0DE90DB2" w14:textId="77777777" w:rsidR="00702C7B" w:rsidRPr="00F46022" w:rsidRDefault="00702C7B" w:rsidP="00702C7B">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40BF25F4"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01FD5A4"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60539971"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02326BFB"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3653B92"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4134BB9D" w14:textId="0CBC06A2" w:rsidR="001878EA" w:rsidRDefault="001878EA">
      <w:pPr>
        <w:rPr>
          <w:rFonts w:ascii="Garamond" w:hAnsi="Garamond"/>
        </w:rPr>
      </w:pPr>
      <w:r>
        <w:rPr>
          <w:rFonts w:ascii="Garamond" w:hAnsi="Garamond"/>
        </w:rPr>
        <w:br w:type="page"/>
      </w:r>
    </w:p>
    <w:p w14:paraId="2457391D" w14:textId="6F51E255" w:rsidR="000D6281" w:rsidRPr="001878EA" w:rsidRDefault="001878EA" w:rsidP="005871EC">
      <w:pPr>
        <w:rPr>
          <w:rFonts w:ascii="Garamond" w:hAnsi="Garamond"/>
          <w:b/>
        </w:rPr>
      </w:pPr>
      <w:r w:rsidRPr="001878EA">
        <w:rPr>
          <w:rFonts w:ascii="Garamond" w:hAnsi="Garamond"/>
          <w:b/>
        </w:rPr>
        <w:t>Debriefing</w:t>
      </w:r>
    </w:p>
    <w:p w14:paraId="4136D338" w14:textId="77777777" w:rsidR="001878EA" w:rsidRDefault="001878EA" w:rsidP="005871EC">
      <w:pPr>
        <w:rPr>
          <w:rFonts w:ascii="Garamond" w:hAnsi="Garamond"/>
        </w:rPr>
      </w:pPr>
    </w:p>
    <w:p w14:paraId="4A7872AA" w14:textId="77777777" w:rsidR="001878EA" w:rsidRDefault="001878EA" w:rsidP="005871EC">
      <w:pPr>
        <w:rPr>
          <w:rFonts w:ascii="Garamond" w:hAnsi="Garamond"/>
        </w:rPr>
      </w:pPr>
      <w:r w:rsidRPr="001878EA">
        <w:rPr>
          <w:rFonts w:ascii="Garamond" w:hAnsi="Garamond"/>
        </w:rPr>
        <w:t>That concludes the survey. Thank you for your time!</w:t>
      </w:r>
    </w:p>
    <w:p w14:paraId="1D0EB1E2" w14:textId="77777777" w:rsidR="001878EA" w:rsidRDefault="001878EA" w:rsidP="005871EC">
      <w:pPr>
        <w:rPr>
          <w:rFonts w:ascii="Garamond" w:hAnsi="Garamond"/>
        </w:rPr>
      </w:pPr>
    </w:p>
    <w:p w14:paraId="1F1CAAAB" w14:textId="77777777" w:rsidR="001878EA" w:rsidRDefault="001878EA" w:rsidP="005871EC">
      <w:pPr>
        <w:rPr>
          <w:rFonts w:ascii="Garamond" w:hAnsi="Garamond"/>
        </w:rPr>
      </w:pPr>
      <w:r w:rsidRPr="001878EA">
        <w:rPr>
          <w:rFonts w:ascii="Garamond" w:hAnsi="Garamond"/>
        </w:rPr>
        <w:t>The results of the studies we presented were purely hypothetical. No studies on the impact of concealed handguns on crime or on the impact of minimum wage increases on jobs were actually conducted. Our aim was to understand how people learn about results from academic studies.</w:t>
      </w:r>
    </w:p>
    <w:p w14:paraId="19B80E77" w14:textId="77777777" w:rsidR="001878EA" w:rsidRDefault="001878EA" w:rsidP="005871EC">
      <w:pPr>
        <w:rPr>
          <w:rFonts w:ascii="Garamond" w:hAnsi="Garamond"/>
        </w:rPr>
      </w:pPr>
    </w:p>
    <w:p w14:paraId="2413776B" w14:textId="610D2FFD" w:rsidR="001878EA" w:rsidRDefault="001878EA" w:rsidP="005871EC">
      <w:pPr>
        <w:rPr>
          <w:rFonts w:ascii="Garamond" w:hAnsi="Garamond"/>
        </w:rPr>
      </w:pPr>
      <w:r w:rsidRPr="001878EA">
        <w:rPr>
          <w:rFonts w:ascii="Garamond" w:hAnsi="Garamond"/>
        </w:rPr>
        <w:t>If you have any questions about the survey, please contact Ga</w:t>
      </w:r>
      <w:r w:rsidR="00C82DB1">
        <w:rPr>
          <w:rFonts w:ascii="Garamond" w:hAnsi="Garamond"/>
        </w:rPr>
        <w:t>urav Sood at gsood07@gmail.com.</w:t>
      </w:r>
    </w:p>
    <w:p w14:paraId="3395E301" w14:textId="77777777" w:rsidR="001878EA" w:rsidRDefault="001878EA" w:rsidP="005871EC">
      <w:pPr>
        <w:rPr>
          <w:rFonts w:ascii="Garamond" w:hAnsi="Garamond"/>
        </w:rPr>
      </w:pPr>
    </w:p>
    <w:p w14:paraId="12BB0AE3" w14:textId="77777777" w:rsidR="00065E62" w:rsidRDefault="00065E62" w:rsidP="005871EC">
      <w:pPr>
        <w:rPr>
          <w:rFonts w:ascii="Garamond" w:hAnsi="Garamond"/>
        </w:rPr>
      </w:pPr>
    </w:p>
    <w:p w14:paraId="2C9D74D7" w14:textId="77777777" w:rsidR="00065E62" w:rsidRDefault="00065E62" w:rsidP="005871EC">
      <w:pPr>
        <w:rPr>
          <w:rFonts w:ascii="Garamond" w:hAnsi="Garamond"/>
        </w:rPr>
      </w:pPr>
    </w:p>
    <w:p w14:paraId="2F9835CC" w14:textId="77777777" w:rsidR="00065E62" w:rsidRDefault="00065E62" w:rsidP="005871EC">
      <w:pPr>
        <w:rPr>
          <w:rFonts w:ascii="Garamond" w:hAnsi="Garamond"/>
        </w:rPr>
      </w:pPr>
    </w:p>
    <w:p w14:paraId="3364D2A9" w14:textId="19D8F759" w:rsidR="001878EA" w:rsidRDefault="001878EA" w:rsidP="005871EC">
      <w:pPr>
        <w:rPr>
          <w:rFonts w:ascii="Garamond" w:hAnsi="Garamond"/>
        </w:rPr>
      </w:pPr>
      <w:r w:rsidRPr="001878EA">
        <w:rPr>
          <w:rFonts w:ascii="Garamond" w:hAnsi="Garamond"/>
        </w:rPr>
        <w:t>If you have any comments about the survey, feel free to sub</w:t>
      </w:r>
      <w:r>
        <w:rPr>
          <w:rFonts w:ascii="Garamond" w:hAnsi="Garamond"/>
        </w:rPr>
        <w:t>mit them to the text box below.</w:t>
      </w:r>
    </w:p>
    <w:p w14:paraId="68388016" w14:textId="61AF3F2D" w:rsidR="001878EA" w:rsidRPr="000D6281" w:rsidRDefault="001878EA" w:rsidP="005871EC">
      <w:pPr>
        <w:rPr>
          <w:rFonts w:ascii="Garamond" w:hAnsi="Garamond"/>
        </w:rPr>
      </w:pPr>
      <w:r>
        <w:rPr>
          <w:rFonts w:ascii="Garamond" w:hAnsi="Garamond"/>
          <w:noProof/>
        </w:rPr>
        <mc:AlternateContent>
          <mc:Choice Requires="wps">
            <w:drawing>
              <wp:anchor distT="0" distB="0" distL="114300" distR="114300" simplePos="0" relativeHeight="251659264" behindDoc="0" locked="0" layoutInCell="1" allowOverlap="1" wp14:anchorId="1B17938A" wp14:editId="5D09E2B7">
                <wp:simplePos x="0" y="0"/>
                <wp:positionH relativeFrom="column">
                  <wp:posOffset>0</wp:posOffset>
                </wp:positionH>
                <wp:positionV relativeFrom="paragraph">
                  <wp:posOffset>57150</wp:posOffset>
                </wp:positionV>
                <wp:extent cx="5486400" cy="457200"/>
                <wp:effectExtent l="0" t="0" r="25400" b="25400"/>
                <wp:wrapSquare wrapText="bothSides"/>
                <wp:docPr id="1" name="Text Box 1"/>
                <wp:cNvGraphicFramePr/>
                <a:graphic xmlns:a="http://schemas.openxmlformats.org/drawingml/2006/main">
                  <a:graphicData uri="http://schemas.microsoft.com/office/word/2010/wordprocessingShape">
                    <wps:wsp>
                      <wps:cNvSpPr txBox="1"/>
                      <wps:spPr>
                        <a:xfrm>
                          <a:off x="0" y="0"/>
                          <a:ext cx="5486400" cy="4572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475B8E" w14:textId="77777777" w:rsidR="00530D26" w:rsidRDefault="00530D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type w14:anchorId="1B17938A" id="_x0000_t202" coordsize="21600,21600" o:spt="202" path="m,l,21600r21600,l21600,xe">
                <v:stroke joinstyle="miter"/>
                <v:path gradientshapeok="t" o:connecttype="rect"/>
              </v:shapetype>
              <v:shape id="Text Box 1" o:spid="_x0000_s1026" type="#_x0000_t202" style="position:absolute;margin-left:0;margin-top:4.5pt;width:6in;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" filled="f" strokecolor="black [3213]">
                <v:textbox>
                  <w:txbxContent>
                    <w:p w14:paraId="19475B8E" w14:textId="77777777" w:rsidR="00530D26" w:rsidRDefault="00530D26"/>
                  </w:txbxContent>
                </v:textbox>
                <w10:wrap type="square"/>
              </v:shape>
            </w:pict>
          </mc:Fallback>
        </mc:AlternateContent>
      </w:r>
    </w:p>
    <w:sectPr w:rsidR="001878EA" w:rsidRPr="000D6281" w:rsidSect="00233099">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8" w:author="gaurav sood" w:date="2016-07-07T11:22:00Z" w:initials="gs">
    <w:p w14:paraId="79A63BF7" w14:textId="006F012B" w:rsidR="005F2A0D" w:rsidRDefault="005F2A0D">
      <w:pPr>
        <w:pStyle w:val="CommentText"/>
      </w:pPr>
      <w:r>
        <w:rPr>
          <w:rStyle w:val="CommentReference"/>
        </w:rPr>
        <w:annotationRef/>
      </w:r>
      <w:r>
        <w:t>Is that reasonable? Should be shorter now?</w:t>
      </w:r>
    </w:p>
  </w:comment>
  <w:comment w:id="14" w:author="gaurav sood" w:date="2016-07-07T11:40:00Z" w:initials="gs">
    <w:p w14:paraId="5D0CDB5B" w14:textId="5DBAAFE3" w:rsidR="00515074" w:rsidRDefault="00515074">
      <w:pPr>
        <w:pStyle w:val="CommentText"/>
      </w:pPr>
      <w:r>
        <w:rPr>
          <w:rStyle w:val="CommentReference"/>
        </w:rPr>
        <w:annotationRef/>
      </w:r>
      <w:r>
        <w:t>We can probably nuke the consent form. I don’t see it as a necessity in commercial polling.</w:t>
      </w:r>
    </w:p>
  </w:comment>
  <w:comment w:id="24" w:author="Kabir Khanna" w:date="2016-07-06T16:24:00Z" w:initials="KK">
    <w:p w14:paraId="33252667" w14:textId="6918DDE6" w:rsidR="00530D26" w:rsidRDefault="00530D26">
      <w:pPr>
        <w:pStyle w:val="CommentText"/>
      </w:pPr>
      <w:r>
        <w:rPr>
          <w:rStyle w:val="CommentReference"/>
        </w:rPr>
        <w:annotationRef/>
      </w:r>
      <w:r>
        <w:rPr>
          <w:rStyle w:val="CommentReference"/>
        </w:rPr>
        <w:t xml:space="preserve">Concern: assignment to accuracy condition in the first task may boost accuracy motivation in second task. </w:t>
      </w:r>
    </w:p>
  </w:comment>
  <w:comment w:id="34" w:author="gaurav sood" w:date="2016-07-07T11:24:00Z" w:initials="gs">
    <w:p w14:paraId="66BFD307" w14:textId="3113C505" w:rsidR="003D44AF" w:rsidRDefault="003D44AF">
      <w:pPr>
        <w:pStyle w:val="CommentText"/>
      </w:pPr>
      <w:r>
        <w:rPr>
          <w:rStyle w:val="CommentReference"/>
        </w:rPr>
        <w:annotationRef/>
      </w:r>
      <w:r>
        <w:t>I didn’t pay adequate attention to this before but there is some conflation between federal and state rights. The covariance detection stuff is city, much less state</w:t>
      </w:r>
      <w:r w:rsidR="00E25B5F">
        <w:t>. I can easily imagine people ok with state bans but not federal bans.</w:t>
      </w:r>
    </w:p>
  </w:comment>
  <w:comment w:id="54" w:author="Kabir Khanna" w:date="2016-07-07T10:19:00Z" w:initials="KK">
    <w:p w14:paraId="53646B2A" w14:textId="60218630" w:rsidR="00530D26" w:rsidRDefault="00530D26" w:rsidP="00C25779">
      <w:pPr>
        <w:pStyle w:val="CommentText"/>
      </w:pPr>
      <w:r>
        <w:rPr>
          <w:rStyle w:val="CommentReference"/>
        </w:rPr>
        <w:annotationRef/>
      </w:r>
      <w:r>
        <w:t>Scale to 10% of base pay?</w:t>
      </w:r>
      <w:r w:rsidR="0091343C">
        <w:t xml:space="preserve"> Or perhaps 50 cents or 1 dollar?</w:t>
      </w:r>
    </w:p>
  </w:comment>
  <w:comment w:id="57" w:author="Kabir Khanna" w:date="2016-07-07T10:19:00Z" w:initials="KK">
    <w:p w14:paraId="2BC038AD" w14:textId="5724DBA3" w:rsidR="00530D26" w:rsidRDefault="00530D26">
      <w:pPr>
        <w:pStyle w:val="CommentText"/>
      </w:pPr>
      <w:r>
        <w:rPr>
          <w:rStyle w:val="CommentReference"/>
        </w:rPr>
        <w:annotationRef/>
      </w:r>
      <w:r>
        <w:t>Scale to 5% of base pay?</w:t>
      </w:r>
      <w:r w:rsidR="0091343C">
        <w:t xml:space="preserve"> Or perhaps just 25 cents per correct cell.</w:t>
      </w:r>
    </w:p>
  </w:comment>
  <w:comment w:id="60" w:author="Kabir Khanna" w:date="2016-07-07T10:20:00Z" w:initials="KK">
    <w:p w14:paraId="3DAB4382" w14:textId="095836B6" w:rsidR="00530D26" w:rsidRDefault="00530D26" w:rsidP="00702C7B">
      <w:pPr>
        <w:pStyle w:val="CommentText"/>
      </w:pPr>
      <w:r>
        <w:rPr>
          <w:rStyle w:val="CommentReference"/>
        </w:rPr>
        <w:annotationRef/>
      </w:r>
      <w:r>
        <w:t>Scale to 10% of base pay?</w:t>
      </w:r>
      <w:r w:rsidR="0091343C">
        <w:t xml:space="preserve"> Or perhaps 50 cents or 1 dollar?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9A63BF7" w15:done="0"/>
  <w15:commentEx w15:paraId="5D0CDB5B" w15:done="0"/>
  <w15:commentEx w15:paraId="33252667" w15:done="0"/>
  <w15:commentEx w15:paraId="66BFD307" w15:done="0"/>
  <w15:commentEx w15:paraId="53646B2A" w15:done="0"/>
  <w15:commentEx w15:paraId="2BC038AD" w15:done="0"/>
  <w15:commentEx w15:paraId="3DAB4382"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CA3847" w14:textId="77777777" w:rsidR="00B57546" w:rsidRDefault="00B57546" w:rsidP="00815DDA">
      <w:r>
        <w:separator/>
      </w:r>
    </w:p>
  </w:endnote>
  <w:endnote w:type="continuationSeparator" w:id="0">
    <w:p w14:paraId="5075E136" w14:textId="77777777" w:rsidR="00B57546" w:rsidRDefault="00B57546"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530D26" w:rsidRDefault="00530D26"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530D26" w:rsidRDefault="00530D26" w:rsidP="00815DD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57D30606" w:rsidR="00530D26" w:rsidRPr="00815DDA" w:rsidRDefault="00530D26"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2D1070">
      <w:rPr>
        <w:rStyle w:val="PageNumber"/>
        <w:rFonts w:ascii="Garamond" w:hAnsi="Garamond"/>
        <w:noProof/>
      </w:rPr>
      <w:t>7</w:t>
    </w:r>
    <w:r w:rsidRPr="00815DDA">
      <w:rPr>
        <w:rStyle w:val="PageNumber"/>
        <w:rFonts w:ascii="Garamond" w:hAnsi="Garamond"/>
      </w:rPr>
      <w:fldChar w:fldCharType="end"/>
    </w:r>
  </w:p>
  <w:p w14:paraId="28545E79" w14:textId="77777777" w:rsidR="00530D26" w:rsidRPr="00815DDA" w:rsidRDefault="00530D26" w:rsidP="00815DDA">
    <w:pPr>
      <w:pStyle w:val="Footer"/>
      <w:ind w:right="360"/>
      <w:rPr>
        <w:rFonts w:ascii="Garamond" w:hAnsi="Garamond"/>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7273FA" w14:textId="77777777" w:rsidR="00B57546" w:rsidRDefault="00B57546" w:rsidP="00815DDA">
      <w:r>
        <w:separator/>
      </w:r>
    </w:p>
  </w:footnote>
  <w:footnote w:type="continuationSeparator" w:id="0">
    <w:p w14:paraId="0BF9811B" w14:textId="77777777" w:rsidR="00B57546" w:rsidRDefault="00B57546"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ustomXmlInsRangeStart w:id="25" w:author="gaurav sood" w:date="2016-07-07T11:33:00Z"/>
  <w:sdt>
    <w:sdtPr>
      <w:id w:val="1592813653"/>
      <w:docPartObj>
        <w:docPartGallery w:val="Page Numbers (Top of Page)"/>
        <w:docPartUnique/>
      </w:docPartObj>
    </w:sdtPr>
    <w:sdtEndPr>
      <w:rPr>
        <w:noProof/>
      </w:rPr>
    </w:sdtEndPr>
    <w:sdtContent>
      <w:customXmlInsRangeEnd w:id="25"/>
      <w:p w14:paraId="2881EC30" w14:textId="575F7CC3" w:rsidR="00E66229" w:rsidRDefault="00E66229">
        <w:pPr>
          <w:pStyle w:val="Header"/>
          <w:jc w:val="center"/>
          <w:rPr>
            <w:ins w:id="26" w:author="gaurav sood" w:date="2016-07-07T11:33:00Z"/>
          </w:rPr>
        </w:pPr>
        <w:ins w:id="27" w:author="gaurav sood" w:date="2016-07-07T11:33:00Z">
          <w:r>
            <w:fldChar w:fldCharType="begin"/>
          </w:r>
          <w:r>
            <w:instrText xml:space="preserve"> PAGE   \* MERGEFORMAT </w:instrText>
          </w:r>
          <w:r>
            <w:fldChar w:fldCharType="separate"/>
          </w:r>
        </w:ins>
        <w:r w:rsidR="002D1070">
          <w:rPr>
            <w:noProof/>
          </w:rPr>
          <w:t>1</w:t>
        </w:r>
        <w:ins w:id="28" w:author="gaurav sood" w:date="2016-07-07T11:33:00Z">
          <w:r>
            <w:rPr>
              <w:noProof/>
            </w:rPr>
            <w:fldChar w:fldCharType="end"/>
          </w:r>
        </w:ins>
      </w:p>
      <w:customXmlInsRangeStart w:id="29" w:author="gaurav sood" w:date="2016-07-07T11:33:00Z"/>
    </w:sdtContent>
  </w:sdt>
  <w:customXmlInsRangeEnd w:id="29"/>
  <w:p w14:paraId="37AD4EF4" w14:textId="5B35581B" w:rsidR="00530D26" w:rsidRPr="00815DDA" w:rsidRDefault="00530D26" w:rsidP="00815DDA">
    <w:pPr>
      <w:pStyle w:val="Header"/>
      <w:jc w:val="right"/>
      <w:rPr>
        <w:rFonts w:ascii="Garamond" w:hAnsi="Garamond"/>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5D735F" w14:textId="19AA5FDB" w:rsidR="00530D26" w:rsidRPr="00815DDA" w:rsidRDefault="004974F6" w:rsidP="00815DDA">
    <w:pPr>
      <w:pStyle w:val="Header"/>
      <w:jc w:val="right"/>
      <w:rPr>
        <w:rFonts w:ascii="Garamond" w:hAnsi="Garamond"/>
      </w:rPr>
    </w:pPr>
    <w:r>
      <w:rPr>
        <w:rFonts w:ascii="Garamond" w:hAnsi="Garamond"/>
      </w:rPr>
      <w:t>Draft: July 7</w:t>
    </w:r>
    <w:r w:rsidR="00530D26">
      <w:rPr>
        <w:rFonts w:ascii="Garamond" w:hAnsi="Garamond"/>
      </w:rPr>
      <w:t>, 2016</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481415" w14:textId="433848FA" w:rsidR="00530D26" w:rsidRPr="00815DDA" w:rsidRDefault="00530D26" w:rsidP="00815DDA">
    <w:pPr>
      <w:pStyle w:val="Header"/>
      <w:jc w:val="right"/>
      <w:rPr>
        <w:rFonts w:ascii="Garamond" w:hAnsi="Garamond"/>
      </w:rPr>
    </w:pPr>
    <w:r>
      <w:rPr>
        <w:rFonts w:ascii="Garamond" w:hAnsi="Garamond"/>
      </w:rPr>
      <w:t xml:space="preserve">Draft: July </w:t>
    </w:r>
    <w:r w:rsidR="004974F6">
      <w:rPr>
        <w:rFonts w:ascii="Garamond" w:hAnsi="Garamond"/>
      </w:rPr>
      <w:t>7</w:t>
    </w:r>
    <w:r>
      <w:rPr>
        <w:rFonts w:ascii="Garamond" w:hAnsi="Garamond"/>
      </w:rPr>
      <w:t>,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956BC6"/>
    <w:multiLevelType w:val="hybridMultilevel"/>
    <w:tmpl w:val="A4FAB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1"/>
  </w:num>
  <w:num w:numId="3">
    <w:abstractNumId w:val="15"/>
  </w:num>
  <w:num w:numId="4">
    <w:abstractNumId w:val="5"/>
  </w:num>
  <w:num w:numId="5">
    <w:abstractNumId w:val="1"/>
  </w:num>
  <w:num w:numId="6">
    <w:abstractNumId w:val="24"/>
  </w:num>
  <w:num w:numId="7">
    <w:abstractNumId w:val="23"/>
  </w:num>
  <w:num w:numId="8">
    <w:abstractNumId w:val="2"/>
  </w:num>
  <w:num w:numId="9">
    <w:abstractNumId w:val="25"/>
  </w:num>
  <w:num w:numId="10">
    <w:abstractNumId w:val="17"/>
  </w:num>
  <w:num w:numId="11">
    <w:abstractNumId w:val="6"/>
  </w:num>
  <w:num w:numId="12">
    <w:abstractNumId w:val="20"/>
  </w:num>
  <w:num w:numId="13">
    <w:abstractNumId w:val="9"/>
  </w:num>
  <w:num w:numId="14">
    <w:abstractNumId w:val="0"/>
  </w:num>
  <w:num w:numId="15">
    <w:abstractNumId w:val="7"/>
  </w:num>
  <w:num w:numId="16">
    <w:abstractNumId w:val="18"/>
  </w:num>
  <w:num w:numId="17">
    <w:abstractNumId w:val="22"/>
  </w:num>
  <w:num w:numId="18">
    <w:abstractNumId w:val="14"/>
  </w:num>
  <w:num w:numId="19">
    <w:abstractNumId w:val="13"/>
  </w:num>
  <w:num w:numId="20">
    <w:abstractNumId w:val="3"/>
  </w:num>
  <w:num w:numId="21">
    <w:abstractNumId w:val="4"/>
  </w:num>
  <w:num w:numId="22">
    <w:abstractNumId w:val="10"/>
  </w:num>
  <w:num w:numId="23">
    <w:abstractNumId w:val="21"/>
  </w:num>
  <w:num w:numId="24">
    <w:abstractNumId w:val="12"/>
  </w:num>
  <w:num w:numId="25">
    <w:abstractNumId w:val="16"/>
  </w:num>
  <w:num w:numId="26">
    <w:abstractNumId w:val="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aurav sood">
    <w15:presenceInfo w15:providerId="Windows Live" w15:userId="cb5087f3b7eefd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13C9A"/>
    <w:rsid w:val="00015806"/>
    <w:rsid w:val="0001667A"/>
    <w:rsid w:val="00017BD8"/>
    <w:rsid w:val="00023BAB"/>
    <w:rsid w:val="000240D9"/>
    <w:rsid w:val="00024825"/>
    <w:rsid w:val="00026D01"/>
    <w:rsid w:val="00035AC6"/>
    <w:rsid w:val="000368F1"/>
    <w:rsid w:val="00037DB7"/>
    <w:rsid w:val="0004014C"/>
    <w:rsid w:val="000403B8"/>
    <w:rsid w:val="00040CD1"/>
    <w:rsid w:val="00041CD6"/>
    <w:rsid w:val="00044AC2"/>
    <w:rsid w:val="00050E64"/>
    <w:rsid w:val="000528BF"/>
    <w:rsid w:val="00053B20"/>
    <w:rsid w:val="00055ECE"/>
    <w:rsid w:val="00060F8A"/>
    <w:rsid w:val="000621C3"/>
    <w:rsid w:val="00065E62"/>
    <w:rsid w:val="000661FE"/>
    <w:rsid w:val="000677CF"/>
    <w:rsid w:val="00071509"/>
    <w:rsid w:val="00071EFE"/>
    <w:rsid w:val="000730BF"/>
    <w:rsid w:val="00082453"/>
    <w:rsid w:val="00086A2B"/>
    <w:rsid w:val="000A355F"/>
    <w:rsid w:val="000A53E9"/>
    <w:rsid w:val="000B181F"/>
    <w:rsid w:val="000B2D3A"/>
    <w:rsid w:val="000B332A"/>
    <w:rsid w:val="000B5FDB"/>
    <w:rsid w:val="000B7233"/>
    <w:rsid w:val="000C223D"/>
    <w:rsid w:val="000C7827"/>
    <w:rsid w:val="000D069C"/>
    <w:rsid w:val="000D6232"/>
    <w:rsid w:val="000D625C"/>
    <w:rsid w:val="000D6281"/>
    <w:rsid w:val="000E51BE"/>
    <w:rsid w:val="000E6EFA"/>
    <w:rsid w:val="000F135C"/>
    <w:rsid w:val="000F1A37"/>
    <w:rsid w:val="000F2F9F"/>
    <w:rsid w:val="000F3AD3"/>
    <w:rsid w:val="000F6544"/>
    <w:rsid w:val="000F79F3"/>
    <w:rsid w:val="00103435"/>
    <w:rsid w:val="00103898"/>
    <w:rsid w:val="00104304"/>
    <w:rsid w:val="0011311C"/>
    <w:rsid w:val="00113976"/>
    <w:rsid w:val="001150CC"/>
    <w:rsid w:val="00116C3F"/>
    <w:rsid w:val="0012022B"/>
    <w:rsid w:val="00121287"/>
    <w:rsid w:val="00124F04"/>
    <w:rsid w:val="001250CF"/>
    <w:rsid w:val="00125D74"/>
    <w:rsid w:val="00127696"/>
    <w:rsid w:val="001325C1"/>
    <w:rsid w:val="00132A65"/>
    <w:rsid w:val="00135E1A"/>
    <w:rsid w:val="00135E82"/>
    <w:rsid w:val="001372D6"/>
    <w:rsid w:val="001404CA"/>
    <w:rsid w:val="001426B7"/>
    <w:rsid w:val="00143246"/>
    <w:rsid w:val="00143B6B"/>
    <w:rsid w:val="00147A5E"/>
    <w:rsid w:val="00153116"/>
    <w:rsid w:val="00153612"/>
    <w:rsid w:val="00157583"/>
    <w:rsid w:val="00157B42"/>
    <w:rsid w:val="00163945"/>
    <w:rsid w:val="00163BCE"/>
    <w:rsid w:val="00166CBA"/>
    <w:rsid w:val="00171197"/>
    <w:rsid w:val="00175CE2"/>
    <w:rsid w:val="001765D5"/>
    <w:rsid w:val="001801AC"/>
    <w:rsid w:val="001848F7"/>
    <w:rsid w:val="00184FC6"/>
    <w:rsid w:val="00186DDF"/>
    <w:rsid w:val="001878EA"/>
    <w:rsid w:val="001909B6"/>
    <w:rsid w:val="00193783"/>
    <w:rsid w:val="001938E5"/>
    <w:rsid w:val="00195670"/>
    <w:rsid w:val="001963D3"/>
    <w:rsid w:val="0019643A"/>
    <w:rsid w:val="00197A69"/>
    <w:rsid w:val="001A20C2"/>
    <w:rsid w:val="001A65C1"/>
    <w:rsid w:val="001A66FA"/>
    <w:rsid w:val="001A6C3D"/>
    <w:rsid w:val="001B01CF"/>
    <w:rsid w:val="001B1BEF"/>
    <w:rsid w:val="001B3E70"/>
    <w:rsid w:val="001B439F"/>
    <w:rsid w:val="001B68EC"/>
    <w:rsid w:val="001C1F19"/>
    <w:rsid w:val="001C1F51"/>
    <w:rsid w:val="001C27D0"/>
    <w:rsid w:val="001D0440"/>
    <w:rsid w:val="001D3904"/>
    <w:rsid w:val="001D394B"/>
    <w:rsid w:val="001D6401"/>
    <w:rsid w:val="001E4C06"/>
    <w:rsid w:val="001E6149"/>
    <w:rsid w:val="001F08E9"/>
    <w:rsid w:val="001F0B49"/>
    <w:rsid w:val="001F2297"/>
    <w:rsid w:val="001F3935"/>
    <w:rsid w:val="001F3DD8"/>
    <w:rsid w:val="001F4FC3"/>
    <w:rsid w:val="002077AF"/>
    <w:rsid w:val="00210AC0"/>
    <w:rsid w:val="00215134"/>
    <w:rsid w:val="00216373"/>
    <w:rsid w:val="002224C1"/>
    <w:rsid w:val="00223566"/>
    <w:rsid w:val="00223C65"/>
    <w:rsid w:val="00225BAC"/>
    <w:rsid w:val="0022614A"/>
    <w:rsid w:val="00226B6E"/>
    <w:rsid w:val="0023059A"/>
    <w:rsid w:val="00230B2A"/>
    <w:rsid w:val="00231D74"/>
    <w:rsid w:val="00233099"/>
    <w:rsid w:val="002379EA"/>
    <w:rsid w:val="00243116"/>
    <w:rsid w:val="00244D99"/>
    <w:rsid w:val="00244F16"/>
    <w:rsid w:val="00245C31"/>
    <w:rsid w:val="00247ABC"/>
    <w:rsid w:val="00250EF5"/>
    <w:rsid w:val="00252587"/>
    <w:rsid w:val="002547D5"/>
    <w:rsid w:val="002560A9"/>
    <w:rsid w:val="002572D1"/>
    <w:rsid w:val="00260A46"/>
    <w:rsid w:val="00262181"/>
    <w:rsid w:val="00263A31"/>
    <w:rsid w:val="00263C1A"/>
    <w:rsid w:val="002644F9"/>
    <w:rsid w:val="00265522"/>
    <w:rsid w:val="0026591E"/>
    <w:rsid w:val="00281E8A"/>
    <w:rsid w:val="00282E78"/>
    <w:rsid w:val="00282FFB"/>
    <w:rsid w:val="00284267"/>
    <w:rsid w:val="00284711"/>
    <w:rsid w:val="00290321"/>
    <w:rsid w:val="002917D3"/>
    <w:rsid w:val="00291AE4"/>
    <w:rsid w:val="00292B29"/>
    <w:rsid w:val="00293CEE"/>
    <w:rsid w:val="00295664"/>
    <w:rsid w:val="00295CCE"/>
    <w:rsid w:val="00295D7B"/>
    <w:rsid w:val="00296ADD"/>
    <w:rsid w:val="0029721A"/>
    <w:rsid w:val="002A29B2"/>
    <w:rsid w:val="002A7E93"/>
    <w:rsid w:val="002B0663"/>
    <w:rsid w:val="002B2FC4"/>
    <w:rsid w:val="002B492E"/>
    <w:rsid w:val="002C3D30"/>
    <w:rsid w:val="002C3DB0"/>
    <w:rsid w:val="002C7C01"/>
    <w:rsid w:val="002D1070"/>
    <w:rsid w:val="002D3674"/>
    <w:rsid w:val="002D4510"/>
    <w:rsid w:val="002D5FF4"/>
    <w:rsid w:val="002D6339"/>
    <w:rsid w:val="002D7019"/>
    <w:rsid w:val="002E0AB7"/>
    <w:rsid w:val="002E0DE7"/>
    <w:rsid w:val="002E13C6"/>
    <w:rsid w:val="002E578C"/>
    <w:rsid w:val="002E5BFB"/>
    <w:rsid w:val="002E6A15"/>
    <w:rsid w:val="002F2DC7"/>
    <w:rsid w:val="002F399D"/>
    <w:rsid w:val="00300C64"/>
    <w:rsid w:val="003033A1"/>
    <w:rsid w:val="00303CF1"/>
    <w:rsid w:val="003040F3"/>
    <w:rsid w:val="003044B5"/>
    <w:rsid w:val="003060E8"/>
    <w:rsid w:val="0030774C"/>
    <w:rsid w:val="00310BB3"/>
    <w:rsid w:val="00311EF0"/>
    <w:rsid w:val="00311FFE"/>
    <w:rsid w:val="003157AD"/>
    <w:rsid w:val="003238AB"/>
    <w:rsid w:val="00324243"/>
    <w:rsid w:val="00324350"/>
    <w:rsid w:val="00326CD0"/>
    <w:rsid w:val="0032728D"/>
    <w:rsid w:val="003310A9"/>
    <w:rsid w:val="00331207"/>
    <w:rsid w:val="00333DAD"/>
    <w:rsid w:val="00334BB1"/>
    <w:rsid w:val="0033534A"/>
    <w:rsid w:val="00336FBF"/>
    <w:rsid w:val="0033795A"/>
    <w:rsid w:val="003412E6"/>
    <w:rsid w:val="0034209F"/>
    <w:rsid w:val="00342399"/>
    <w:rsid w:val="00342900"/>
    <w:rsid w:val="00343657"/>
    <w:rsid w:val="003447B1"/>
    <w:rsid w:val="00344ABA"/>
    <w:rsid w:val="00345158"/>
    <w:rsid w:val="0034716B"/>
    <w:rsid w:val="00352C2E"/>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9C3"/>
    <w:rsid w:val="00385D93"/>
    <w:rsid w:val="00386E51"/>
    <w:rsid w:val="00387C0C"/>
    <w:rsid w:val="00387FBF"/>
    <w:rsid w:val="003927D3"/>
    <w:rsid w:val="00393159"/>
    <w:rsid w:val="003933EC"/>
    <w:rsid w:val="00395B1F"/>
    <w:rsid w:val="003968D0"/>
    <w:rsid w:val="003A08B1"/>
    <w:rsid w:val="003A1836"/>
    <w:rsid w:val="003A2FCE"/>
    <w:rsid w:val="003B6112"/>
    <w:rsid w:val="003C0957"/>
    <w:rsid w:val="003C5FE5"/>
    <w:rsid w:val="003C79FD"/>
    <w:rsid w:val="003D139A"/>
    <w:rsid w:val="003D1DDD"/>
    <w:rsid w:val="003D3DD7"/>
    <w:rsid w:val="003D44AF"/>
    <w:rsid w:val="003D5821"/>
    <w:rsid w:val="003E1F0C"/>
    <w:rsid w:val="003E2113"/>
    <w:rsid w:val="003E2694"/>
    <w:rsid w:val="003E3DD5"/>
    <w:rsid w:val="003E454E"/>
    <w:rsid w:val="003F0A2E"/>
    <w:rsid w:val="003F0A90"/>
    <w:rsid w:val="003F0DDD"/>
    <w:rsid w:val="003F2003"/>
    <w:rsid w:val="003F438E"/>
    <w:rsid w:val="00400E5B"/>
    <w:rsid w:val="0040326D"/>
    <w:rsid w:val="00403E12"/>
    <w:rsid w:val="004041A7"/>
    <w:rsid w:val="0041360A"/>
    <w:rsid w:val="004139DA"/>
    <w:rsid w:val="00413FDF"/>
    <w:rsid w:val="00414F62"/>
    <w:rsid w:val="004159BA"/>
    <w:rsid w:val="004172BF"/>
    <w:rsid w:val="00420082"/>
    <w:rsid w:val="00424E15"/>
    <w:rsid w:val="00434406"/>
    <w:rsid w:val="0044369C"/>
    <w:rsid w:val="004521A3"/>
    <w:rsid w:val="004538FE"/>
    <w:rsid w:val="00453BBC"/>
    <w:rsid w:val="00453D3C"/>
    <w:rsid w:val="00454950"/>
    <w:rsid w:val="00456A2A"/>
    <w:rsid w:val="00457238"/>
    <w:rsid w:val="0045786D"/>
    <w:rsid w:val="004609CE"/>
    <w:rsid w:val="00464A76"/>
    <w:rsid w:val="00471C3F"/>
    <w:rsid w:val="00472CD1"/>
    <w:rsid w:val="00473018"/>
    <w:rsid w:val="0047615D"/>
    <w:rsid w:val="00480AD5"/>
    <w:rsid w:val="004811FE"/>
    <w:rsid w:val="00482ED7"/>
    <w:rsid w:val="00483651"/>
    <w:rsid w:val="004872F3"/>
    <w:rsid w:val="00490D82"/>
    <w:rsid w:val="004950FD"/>
    <w:rsid w:val="0049542A"/>
    <w:rsid w:val="00495886"/>
    <w:rsid w:val="004974F6"/>
    <w:rsid w:val="004A086E"/>
    <w:rsid w:val="004A1239"/>
    <w:rsid w:val="004A23EC"/>
    <w:rsid w:val="004A2B3F"/>
    <w:rsid w:val="004A430E"/>
    <w:rsid w:val="004B1A0A"/>
    <w:rsid w:val="004B22FD"/>
    <w:rsid w:val="004B23B7"/>
    <w:rsid w:val="004B2635"/>
    <w:rsid w:val="004B5A57"/>
    <w:rsid w:val="004C6523"/>
    <w:rsid w:val="004C6764"/>
    <w:rsid w:val="004C73E8"/>
    <w:rsid w:val="004D3BEA"/>
    <w:rsid w:val="004D3E9E"/>
    <w:rsid w:val="004D73FC"/>
    <w:rsid w:val="004D76DF"/>
    <w:rsid w:val="004E1BE5"/>
    <w:rsid w:val="004E22B4"/>
    <w:rsid w:val="004E2957"/>
    <w:rsid w:val="004E49C5"/>
    <w:rsid w:val="004E5C3D"/>
    <w:rsid w:val="004E6B0E"/>
    <w:rsid w:val="004F0A4E"/>
    <w:rsid w:val="004F54B7"/>
    <w:rsid w:val="004F6F85"/>
    <w:rsid w:val="004F7FC9"/>
    <w:rsid w:val="005036FF"/>
    <w:rsid w:val="00503858"/>
    <w:rsid w:val="00504646"/>
    <w:rsid w:val="00504F94"/>
    <w:rsid w:val="00515074"/>
    <w:rsid w:val="005157BC"/>
    <w:rsid w:val="00516C7E"/>
    <w:rsid w:val="0051743D"/>
    <w:rsid w:val="0052088A"/>
    <w:rsid w:val="005302AD"/>
    <w:rsid w:val="00530D26"/>
    <w:rsid w:val="00532796"/>
    <w:rsid w:val="00535609"/>
    <w:rsid w:val="005363DD"/>
    <w:rsid w:val="00537509"/>
    <w:rsid w:val="00540A4D"/>
    <w:rsid w:val="00543B35"/>
    <w:rsid w:val="00546ED1"/>
    <w:rsid w:val="0055223F"/>
    <w:rsid w:val="00554A5F"/>
    <w:rsid w:val="005559CC"/>
    <w:rsid w:val="005567C4"/>
    <w:rsid w:val="00557D4B"/>
    <w:rsid w:val="00561273"/>
    <w:rsid w:val="00562EE4"/>
    <w:rsid w:val="005630F7"/>
    <w:rsid w:val="005646B6"/>
    <w:rsid w:val="00564995"/>
    <w:rsid w:val="00565001"/>
    <w:rsid w:val="0056522A"/>
    <w:rsid w:val="00570086"/>
    <w:rsid w:val="00570823"/>
    <w:rsid w:val="00572E95"/>
    <w:rsid w:val="00576A63"/>
    <w:rsid w:val="00580156"/>
    <w:rsid w:val="00580372"/>
    <w:rsid w:val="00581A25"/>
    <w:rsid w:val="005824E4"/>
    <w:rsid w:val="00586EFE"/>
    <w:rsid w:val="005871EC"/>
    <w:rsid w:val="00587CA2"/>
    <w:rsid w:val="00587EB2"/>
    <w:rsid w:val="0059458A"/>
    <w:rsid w:val="00594A26"/>
    <w:rsid w:val="005A2165"/>
    <w:rsid w:val="005A4A06"/>
    <w:rsid w:val="005A5CA1"/>
    <w:rsid w:val="005B1A63"/>
    <w:rsid w:val="005B355D"/>
    <w:rsid w:val="005B4765"/>
    <w:rsid w:val="005B6AD3"/>
    <w:rsid w:val="005B76BB"/>
    <w:rsid w:val="005C14A9"/>
    <w:rsid w:val="005C3028"/>
    <w:rsid w:val="005C62EC"/>
    <w:rsid w:val="005D03BB"/>
    <w:rsid w:val="005D1B28"/>
    <w:rsid w:val="005D20D1"/>
    <w:rsid w:val="005D2C0B"/>
    <w:rsid w:val="005D3490"/>
    <w:rsid w:val="005D36DC"/>
    <w:rsid w:val="005D6DBB"/>
    <w:rsid w:val="005D6DD5"/>
    <w:rsid w:val="005D7AAD"/>
    <w:rsid w:val="005E1A21"/>
    <w:rsid w:val="005E22A2"/>
    <w:rsid w:val="005E5C15"/>
    <w:rsid w:val="005F006C"/>
    <w:rsid w:val="005F1448"/>
    <w:rsid w:val="005F1CBF"/>
    <w:rsid w:val="005F252D"/>
    <w:rsid w:val="005F2A0D"/>
    <w:rsid w:val="005F3487"/>
    <w:rsid w:val="005F376D"/>
    <w:rsid w:val="005F46E7"/>
    <w:rsid w:val="005F69EE"/>
    <w:rsid w:val="006003F4"/>
    <w:rsid w:val="0060140C"/>
    <w:rsid w:val="006018A6"/>
    <w:rsid w:val="00604F2B"/>
    <w:rsid w:val="0060508B"/>
    <w:rsid w:val="00605206"/>
    <w:rsid w:val="0060712B"/>
    <w:rsid w:val="00607A0A"/>
    <w:rsid w:val="006125B1"/>
    <w:rsid w:val="00613953"/>
    <w:rsid w:val="00615F80"/>
    <w:rsid w:val="00615FBD"/>
    <w:rsid w:val="00620233"/>
    <w:rsid w:val="006215E1"/>
    <w:rsid w:val="00626A63"/>
    <w:rsid w:val="00630741"/>
    <w:rsid w:val="00630C16"/>
    <w:rsid w:val="006313DA"/>
    <w:rsid w:val="00631A41"/>
    <w:rsid w:val="00631FF5"/>
    <w:rsid w:val="006344CF"/>
    <w:rsid w:val="006367BE"/>
    <w:rsid w:val="00641AC7"/>
    <w:rsid w:val="00642E2E"/>
    <w:rsid w:val="0064302F"/>
    <w:rsid w:val="00643652"/>
    <w:rsid w:val="0064438D"/>
    <w:rsid w:val="006460CA"/>
    <w:rsid w:val="00646FD1"/>
    <w:rsid w:val="00647C46"/>
    <w:rsid w:val="006514E7"/>
    <w:rsid w:val="00652583"/>
    <w:rsid w:val="0065353E"/>
    <w:rsid w:val="006548FD"/>
    <w:rsid w:val="006551D2"/>
    <w:rsid w:val="0065604F"/>
    <w:rsid w:val="00656D8D"/>
    <w:rsid w:val="00660265"/>
    <w:rsid w:val="0066064E"/>
    <w:rsid w:val="0066334A"/>
    <w:rsid w:val="00664A22"/>
    <w:rsid w:val="00664DC5"/>
    <w:rsid w:val="00665218"/>
    <w:rsid w:val="00665E4E"/>
    <w:rsid w:val="0066644F"/>
    <w:rsid w:val="00667B2E"/>
    <w:rsid w:val="00675483"/>
    <w:rsid w:val="006763B5"/>
    <w:rsid w:val="006768EF"/>
    <w:rsid w:val="00680578"/>
    <w:rsid w:val="006817F5"/>
    <w:rsid w:val="00681B93"/>
    <w:rsid w:val="00682C74"/>
    <w:rsid w:val="00682D19"/>
    <w:rsid w:val="00684D2B"/>
    <w:rsid w:val="00684F25"/>
    <w:rsid w:val="00690736"/>
    <w:rsid w:val="00691ADB"/>
    <w:rsid w:val="00693AF5"/>
    <w:rsid w:val="00693E43"/>
    <w:rsid w:val="0069515D"/>
    <w:rsid w:val="00695994"/>
    <w:rsid w:val="0069750A"/>
    <w:rsid w:val="00697792"/>
    <w:rsid w:val="00697966"/>
    <w:rsid w:val="006A2D09"/>
    <w:rsid w:val="006B0998"/>
    <w:rsid w:val="006B485A"/>
    <w:rsid w:val="006B622D"/>
    <w:rsid w:val="006B62A6"/>
    <w:rsid w:val="006B6AEA"/>
    <w:rsid w:val="006C054B"/>
    <w:rsid w:val="006C0966"/>
    <w:rsid w:val="006C0A53"/>
    <w:rsid w:val="006C129C"/>
    <w:rsid w:val="006C1707"/>
    <w:rsid w:val="006C1EE4"/>
    <w:rsid w:val="006C5E6D"/>
    <w:rsid w:val="006C7D1F"/>
    <w:rsid w:val="006C7FA9"/>
    <w:rsid w:val="006D14A3"/>
    <w:rsid w:val="006D1AE5"/>
    <w:rsid w:val="006D2CD5"/>
    <w:rsid w:val="006D2D5C"/>
    <w:rsid w:val="006D33DB"/>
    <w:rsid w:val="006D39EF"/>
    <w:rsid w:val="006D3F47"/>
    <w:rsid w:val="006D56A2"/>
    <w:rsid w:val="006D74E3"/>
    <w:rsid w:val="006E037F"/>
    <w:rsid w:val="006E06A4"/>
    <w:rsid w:val="006E26AE"/>
    <w:rsid w:val="006E686D"/>
    <w:rsid w:val="006F16D6"/>
    <w:rsid w:val="006F20DC"/>
    <w:rsid w:val="006F2F53"/>
    <w:rsid w:val="006F3462"/>
    <w:rsid w:val="006F4245"/>
    <w:rsid w:val="006F4C5B"/>
    <w:rsid w:val="006F7648"/>
    <w:rsid w:val="006F7EEA"/>
    <w:rsid w:val="00700818"/>
    <w:rsid w:val="00700B70"/>
    <w:rsid w:val="00702704"/>
    <w:rsid w:val="00702C7B"/>
    <w:rsid w:val="00702F3D"/>
    <w:rsid w:val="00705A19"/>
    <w:rsid w:val="007071DC"/>
    <w:rsid w:val="0071347E"/>
    <w:rsid w:val="0071663D"/>
    <w:rsid w:val="00716775"/>
    <w:rsid w:val="007240C9"/>
    <w:rsid w:val="00724B2C"/>
    <w:rsid w:val="00726C7A"/>
    <w:rsid w:val="0073308A"/>
    <w:rsid w:val="00736E15"/>
    <w:rsid w:val="00736FFA"/>
    <w:rsid w:val="0074088E"/>
    <w:rsid w:val="0074132A"/>
    <w:rsid w:val="00745359"/>
    <w:rsid w:val="007542B0"/>
    <w:rsid w:val="00756180"/>
    <w:rsid w:val="0075751B"/>
    <w:rsid w:val="00757E33"/>
    <w:rsid w:val="0076119F"/>
    <w:rsid w:val="007613E5"/>
    <w:rsid w:val="007614FC"/>
    <w:rsid w:val="0076173D"/>
    <w:rsid w:val="007625C3"/>
    <w:rsid w:val="00764EB7"/>
    <w:rsid w:val="00764FED"/>
    <w:rsid w:val="0076658C"/>
    <w:rsid w:val="0076726C"/>
    <w:rsid w:val="00767C77"/>
    <w:rsid w:val="007705FE"/>
    <w:rsid w:val="007749F4"/>
    <w:rsid w:val="0077674C"/>
    <w:rsid w:val="00777DE5"/>
    <w:rsid w:val="00780363"/>
    <w:rsid w:val="00780AA5"/>
    <w:rsid w:val="00781C63"/>
    <w:rsid w:val="0078398A"/>
    <w:rsid w:val="00784DCF"/>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C2230"/>
    <w:rsid w:val="007C244B"/>
    <w:rsid w:val="007C4815"/>
    <w:rsid w:val="007C4A7F"/>
    <w:rsid w:val="007C4F70"/>
    <w:rsid w:val="007C73E7"/>
    <w:rsid w:val="007C7F16"/>
    <w:rsid w:val="007D1104"/>
    <w:rsid w:val="007D524C"/>
    <w:rsid w:val="007D5E14"/>
    <w:rsid w:val="007E2E16"/>
    <w:rsid w:val="007E3960"/>
    <w:rsid w:val="007E4C4A"/>
    <w:rsid w:val="007F0FD1"/>
    <w:rsid w:val="007F4621"/>
    <w:rsid w:val="007F4C31"/>
    <w:rsid w:val="007F7FFA"/>
    <w:rsid w:val="008021ED"/>
    <w:rsid w:val="00802A60"/>
    <w:rsid w:val="00804B26"/>
    <w:rsid w:val="0080735F"/>
    <w:rsid w:val="00807E68"/>
    <w:rsid w:val="0081124E"/>
    <w:rsid w:val="00815DDA"/>
    <w:rsid w:val="008177EC"/>
    <w:rsid w:val="008270BC"/>
    <w:rsid w:val="00830A71"/>
    <w:rsid w:val="00832F9D"/>
    <w:rsid w:val="00840E66"/>
    <w:rsid w:val="00842512"/>
    <w:rsid w:val="008429AA"/>
    <w:rsid w:val="00843684"/>
    <w:rsid w:val="00845FF9"/>
    <w:rsid w:val="008473C3"/>
    <w:rsid w:val="00847D91"/>
    <w:rsid w:val="008517AB"/>
    <w:rsid w:val="00851BF8"/>
    <w:rsid w:val="00852F86"/>
    <w:rsid w:val="00853A01"/>
    <w:rsid w:val="00853F75"/>
    <w:rsid w:val="00855904"/>
    <w:rsid w:val="00855B0C"/>
    <w:rsid w:val="008612F5"/>
    <w:rsid w:val="00863A15"/>
    <w:rsid w:val="00864384"/>
    <w:rsid w:val="0086564E"/>
    <w:rsid w:val="00867B5A"/>
    <w:rsid w:val="008720DF"/>
    <w:rsid w:val="00873F3D"/>
    <w:rsid w:val="008768C7"/>
    <w:rsid w:val="00880267"/>
    <w:rsid w:val="0088064F"/>
    <w:rsid w:val="00881266"/>
    <w:rsid w:val="00881B41"/>
    <w:rsid w:val="008838EE"/>
    <w:rsid w:val="00890609"/>
    <w:rsid w:val="0089230D"/>
    <w:rsid w:val="00895D98"/>
    <w:rsid w:val="008A1BC2"/>
    <w:rsid w:val="008A3F78"/>
    <w:rsid w:val="008A4340"/>
    <w:rsid w:val="008A54DC"/>
    <w:rsid w:val="008A61D0"/>
    <w:rsid w:val="008B0294"/>
    <w:rsid w:val="008B1404"/>
    <w:rsid w:val="008B31F8"/>
    <w:rsid w:val="008B3393"/>
    <w:rsid w:val="008B4A2F"/>
    <w:rsid w:val="008C034F"/>
    <w:rsid w:val="008C219F"/>
    <w:rsid w:val="008C22E8"/>
    <w:rsid w:val="008C77DA"/>
    <w:rsid w:val="008D3D9C"/>
    <w:rsid w:val="008E28FC"/>
    <w:rsid w:val="008E2E5E"/>
    <w:rsid w:val="008E3F3C"/>
    <w:rsid w:val="008E527D"/>
    <w:rsid w:val="008E72F6"/>
    <w:rsid w:val="008E77D8"/>
    <w:rsid w:val="008F074E"/>
    <w:rsid w:val="008F2394"/>
    <w:rsid w:val="008F3796"/>
    <w:rsid w:val="008F46E5"/>
    <w:rsid w:val="008F5372"/>
    <w:rsid w:val="00900A77"/>
    <w:rsid w:val="00901427"/>
    <w:rsid w:val="009059A4"/>
    <w:rsid w:val="009105BC"/>
    <w:rsid w:val="00910B3B"/>
    <w:rsid w:val="0091343C"/>
    <w:rsid w:val="00921714"/>
    <w:rsid w:val="009228F3"/>
    <w:rsid w:val="00922D6B"/>
    <w:rsid w:val="00925AE9"/>
    <w:rsid w:val="0092619F"/>
    <w:rsid w:val="009266F9"/>
    <w:rsid w:val="0092695B"/>
    <w:rsid w:val="00930D61"/>
    <w:rsid w:val="0093200E"/>
    <w:rsid w:val="00933B63"/>
    <w:rsid w:val="00936CAE"/>
    <w:rsid w:val="0093751B"/>
    <w:rsid w:val="00941DA2"/>
    <w:rsid w:val="0094433F"/>
    <w:rsid w:val="00946054"/>
    <w:rsid w:val="00947F74"/>
    <w:rsid w:val="00953672"/>
    <w:rsid w:val="00953D7D"/>
    <w:rsid w:val="00962187"/>
    <w:rsid w:val="00966909"/>
    <w:rsid w:val="00966AAA"/>
    <w:rsid w:val="0097296E"/>
    <w:rsid w:val="009776BE"/>
    <w:rsid w:val="00977770"/>
    <w:rsid w:val="00981B18"/>
    <w:rsid w:val="009875C5"/>
    <w:rsid w:val="009912EC"/>
    <w:rsid w:val="00993AAF"/>
    <w:rsid w:val="00993E4E"/>
    <w:rsid w:val="009958CF"/>
    <w:rsid w:val="009975B9"/>
    <w:rsid w:val="009A1D14"/>
    <w:rsid w:val="009A2FC4"/>
    <w:rsid w:val="009A4F41"/>
    <w:rsid w:val="009A544B"/>
    <w:rsid w:val="009A7150"/>
    <w:rsid w:val="009B1487"/>
    <w:rsid w:val="009B2918"/>
    <w:rsid w:val="009B45E2"/>
    <w:rsid w:val="009B5058"/>
    <w:rsid w:val="009B7DDE"/>
    <w:rsid w:val="009C0260"/>
    <w:rsid w:val="009C068D"/>
    <w:rsid w:val="009C1BAB"/>
    <w:rsid w:val="009C2592"/>
    <w:rsid w:val="009C290A"/>
    <w:rsid w:val="009C3ABB"/>
    <w:rsid w:val="009C3E62"/>
    <w:rsid w:val="009C5022"/>
    <w:rsid w:val="009C516E"/>
    <w:rsid w:val="009C5ABF"/>
    <w:rsid w:val="009C6E1D"/>
    <w:rsid w:val="009D068E"/>
    <w:rsid w:val="009D1F65"/>
    <w:rsid w:val="009D2968"/>
    <w:rsid w:val="009D2D50"/>
    <w:rsid w:val="009D7A8A"/>
    <w:rsid w:val="009E0445"/>
    <w:rsid w:val="009E21B1"/>
    <w:rsid w:val="009E3C3F"/>
    <w:rsid w:val="009E4899"/>
    <w:rsid w:val="009E7A98"/>
    <w:rsid w:val="009F3662"/>
    <w:rsid w:val="009F4503"/>
    <w:rsid w:val="009F661F"/>
    <w:rsid w:val="009F7221"/>
    <w:rsid w:val="009F7604"/>
    <w:rsid w:val="00A07112"/>
    <w:rsid w:val="00A101DF"/>
    <w:rsid w:val="00A1139E"/>
    <w:rsid w:val="00A116D8"/>
    <w:rsid w:val="00A118DE"/>
    <w:rsid w:val="00A119E6"/>
    <w:rsid w:val="00A13BB0"/>
    <w:rsid w:val="00A16026"/>
    <w:rsid w:val="00A16DBA"/>
    <w:rsid w:val="00A21004"/>
    <w:rsid w:val="00A27090"/>
    <w:rsid w:val="00A27E0E"/>
    <w:rsid w:val="00A334FD"/>
    <w:rsid w:val="00A34AB6"/>
    <w:rsid w:val="00A41288"/>
    <w:rsid w:val="00A44A93"/>
    <w:rsid w:val="00A514C7"/>
    <w:rsid w:val="00A5394A"/>
    <w:rsid w:val="00A549B2"/>
    <w:rsid w:val="00A55C2E"/>
    <w:rsid w:val="00A6108F"/>
    <w:rsid w:val="00A668AD"/>
    <w:rsid w:val="00A70BA7"/>
    <w:rsid w:val="00A7121A"/>
    <w:rsid w:val="00A71FD8"/>
    <w:rsid w:val="00A7603A"/>
    <w:rsid w:val="00A77409"/>
    <w:rsid w:val="00A77E84"/>
    <w:rsid w:val="00A8515C"/>
    <w:rsid w:val="00A93186"/>
    <w:rsid w:val="00A937C6"/>
    <w:rsid w:val="00A93B80"/>
    <w:rsid w:val="00A940C2"/>
    <w:rsid w:val="00A96B3B"/>
    <w:rsid w:val="00A97575"/>
    <w:rsid w:val="00AA13FB"/>
    <w:rsid w:val="00AA35B5"/>
    <w:rsid w:val="00AA4B8F"/>
    <w:rsid w:val="00AA508F"/>
    <w:rsid w:val="00AA5E63"/>
    <w:rsid w:val="00AA74A0"/>
    <w:rsid w:val="00AB0071"/>
    <w:rsid w:val="00AB2C9B"/>
    <w:rsid w:val="00AB30AF"/>
    <w:rsid w:val="00AB52EB"/>
    <w:rsid w:val="00AB70A0"/>
    <w:rsid w:val="00AC0DAD"/>
    <w:rsid w:val="00AC0E89"/>
    <w:rsid w:val="00AC3D30"/>
    <w:rsid w:val="00AD17A5"/>
    <w:rsid w:val="00AD289C"/>
    <w:rsid w:val="00AD328F"/>
    <w:rsid w:val="00AD5430"/>
    <w:rsid w:val="00AE1ED7"/>
    <w:rsid w:val="00AE2E58"/>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73FC"/>
    <w:rsid w:val="00B27CE3"/>
    <w:rsid w:val="00B3148A"/>
    <w:rsid w:val="00B37B75"/>
    <w:rsid w:val="00B43FD0"/>
    <w:rsid w:val="00B473D0"/>
    <w:rsid w:val="00B51A45"/>
    <w:rsid w:val="00B53EA7"/>
    <w:rsid w:val="00B56377"/>
    <w:rsid w:val="00B57546"/>
    <w:rsid w:val="00B602B9"/>
    <w:rsid w:val="00B63CE7"/>
    <w:rsid w:val="00B6636D"/>
    <w:rsid w:val="00B66AF8"/>
    <w:rsid w:val="00B71D04"/>
    <w:rsid w:val="00B7316D"/>
    <w:rsid w:val="00B73417"/>
    <w:rsid w:val="00B73929"/>
    <w:rsid w:val="00B74712"/>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A4E08"/>
    <w:rsid w:val="00BA648A"/>
    <w:rsid w:val="00BB0358"/>
    <w:rsid w:val="00BB06DC"/>
    <w:rsid w:val="00BB1BE6"/>
    <w:rsid w:val="00BB4951"/>
    <w:rsid w:val="00BC07F7"/>
    <w:rsid w:val="00BC37AD"/>
    <w:rsid w:val="00BC47F8"/>
    <w:rsid w:val="00BC5EC8"/>
    <w:rsid w:val="00BD62FE"/>
    <w:rsid w:val="00BD6722"/>
    <w:rsid w:val="00BD72AE"/>
    <w:rsid w:val="00BE1A0D"/>
    <w:rsid w:val="00BE2D62"/>
    <w:rsid w:val="00BE478F"/>
    <w:rsid w:val="00BE6222"/>
    <w:rsid w:val="00BE73B2"/>
    <w:rsid w:val="00BF0EC9"/>
    <w:rsid w:val="00BF32AF"/>
    <w:rsid w:val="00BF3D75"/>
    <w:rsid w:val="00BF5AE7"/>
    <w:rsid w:val="00BF5FAB"/>
    <w:rsid w:val="00C00ABA"/>
    <w:rsid w:val="00C027E1"/>
    <w:rsid w:val="00C029D9"/>
    <w:rsid w:val="00C03EF5"/>
    <w:rsid w:val="00C07C85"/>
    <w:rsid w:val="00C100A1"/>
    <w:rsid w:val="00C122AB"/>
    <w:rsid w:val="00C12663"/>
    <w:rsid w:val="00C126BC"/>
    <w:rsid w:val="00C16410"/>
    <w:rsid w:val="00C16628"/>
    <w:rsid w:val="00C20A97"/>
    <w:rsid w:val="00C220F0"/>
    <w:rsid w:val="00C2358D"/>
    <w:rsid w:val="00C25779"/>
    <w:rsid w:val="00C2777B"/>
    <w:rsid w:val="00C33010"/>
    <w:rsid w:val="00C412B3"/>
    <w:rsid w:val="00C4547E"/>
    <w:rsid w:val="00C45F28"/>
    <w:rsid w:val="00C47E74"/>
    <w:rsid w:val="00C53901"/>
    <w:rsid w:val="00C5736B"/>
    <w:rsid w:val="00C60A68"/>
    <w:rsid w:val="00C62C2E"/>
    <w:rsid w:val="00C67A73"/>
    <w:rsid w:val="00C8262D"/>
    <w:rsid w:val="00C82AAE"/>
    <w:rsid w:val="00C82DB1"/>
    <w:rsid w:val="00C8519B"/>
    <w:rsid w:val="00CA1B06"/>
    <w:rsid w:val="00CA2276"/>
    <w:rsid w:val="00CA479B"/>
    <w:rsid w:val="00CA56D2"/>
    <w:rsid w:val="00CA7284"/>
    <w:rsid w:val="00CB3565"/>
    <w:rsid w:val="00CB3CEB"/>
    <w:rsid w:val="00CB3F7F"/>
    <w:rsid w:val="00CB4896"/>
    <w:rsid w:val="00CB52D1"/>
    <w:rsid w:val="00CB7446"/>
    <w:rsid w:val="00CC0163"/>
    <w:rsid w:val="00CC236F"/>
    <w:rsid w:val="00CC7B11"/>
    <w:rsid w:val="00CD2498"/>
    <w:rsid w:val="00CD48BC"/>
    <w:rsid w:val="00CD5CB9"/>
    <w:rsid w:val="00CD735D"/>
    <w:rsid w:val="00CD7A0B"/>
    <w:rsid w:val="00CE14C3"/>
    <w:rsid w:val="00CE4D0F"/>
    <w:rsid w:val="00CE6577"/>
    <w:rsid w:val="00CF026A"/>
    <w:rsid w:val="00CF1030"/>
    <w:rsid w:val="00CF1629"/>
    <w:rsid w:val="00CF1690"/>
    <w:rsid w:val="00CF1CDC"/>
    <w:rsid w:val="00CF22F3"/>
    <w:rsid w:val="00CF2D52"/>
    <w:rsid w:val="00CF2E7E"/>
    <w:rsid w:val="00CF458B"/>
    <w:rsid w:val="00CF49DA"/>
    <w:rsid w:val="00D028A9"/>
    <w:rsid w:val="00D05BE3"/>
    <w:rsid w:val="00D06EEE"/>
    <w:rsid w:val="00D07409"/>
    <w:rsid w:val="00D101BA"/>
    <w:rsid w:val="00D14143"/>
    <w:rsid w:val="00D17912"/>
    <w:rsid w:val="00D21891"/>
    <w:rsid w:val="00D23531"/>
    <w:rsid w:val="00D262CE"/>
    <w:rsid w:val="00D30091"/>
    <w:rsid w:val="00D30DF9"/>
    <w:rsid w:val="00D31545"/>
    <w:rsid w:val="00D31C66"/>
    <w:rsid w:val="00D321FF"/>
    <w:rsid w:val="00D37C73"/>
    <w:rsid w:val="00D459D8"/>
    <w:rsid w:val="00D47AE7"/>
    <w:rsid w:val="00D51705"/>
    <w:rsid w:val="00D5325F"/>
    <w:rsid w:val="00D53A8F"/>
    <w:rsid w:val="00D5441A"/>
    <w:rsid w:val="00D6003D"/>
    <w:rsid w:val="00D61C0E"/>
    <w:rsid w:val="00D61F78"/>
    <w:rsid w:val="00D6295F"/>
    <w:rsid w:val="00D63D39"/>
    <w:rsid w:val="00D63E47"/>
    <w:rsid w:val="00D647FF"/>
    <w:rsid w:val="00D64988"/>
    <w:rsid w:val="00D65D8F"/>
    <w:rsid w:val="00D7002D"/>
    <w:rsid w:val="00D7234F"/>
    <w:rsid w:val="00D74DA1"/>
    <w:rsid w:val="00D75288"/>
    <w:rsid w:val="00D75DAC"/>
    <w:rsid w:val="00D775C6"/>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48BE"/>
    <w:rsid w:val="00DA4C2B"/>
    <w:rsid w:val="00DA4EA4"/>
    <w:rsid w:val="00DA5F17"/>
    <w:rsid w:val="00DB0BA1"/>
    <w:rsid w:val="00DB171A"/>
    <w:rsid w:val="00DB40B6"/>
    <w:rsid w:val="00DB637A"/>
    <w:rsid w:val="00DB6D16"/>
    <w:rsid w:val="00DC1EB9"/>
    <w:rsid w:val="00DC2EBB"/>
    <w:rsid w:val="00DC5E90"/>
    <w:rsid w:val="00DD6D4A"/>
    <w:rsid w:val="00DD6E2D"/>
    <w:rsid w:val="00DE2080"/>
    <w:rsid w:val="00DE2474"/>
    <w:rsid w:val="00DE3935"/>
    <w:rsid w:val="00DE65DC"/>
    <w:rsid w:val="00DE6B98"/>
    <w:rsid w:val="00DF568C"/>
    <w:rsid w:val="00DF66DC"/>
    <w:rsid w:val="00DF6A7C"/>
    <w:rsid w:val="00DF6B41"/>
    <w:rsid w:val="00E001C0"/>
    <w:rsid w:val="00E0062B"/>
    <w:rsid w:val="00E020B8"/>
    <w:rsid w:val="00E0374D"/>
    <w:rsid w:val="00E05304"/>
    <w:rsid w:val="00E07B48"/>
    <w:rsid w:val="00E1183E"/>
    <w:rsid w:val="00E1239E"/>
    <w:rsid w:val="00E13E4C"/>
    <w:rsid w:val="00E15309"/>
    <w:rsid w:val="00E177A6"/>
    <w:rsid w:val="00E23844"/>
    <w:rsid w:val="00E25B5F"/>
    <w:rsid w:val="00E336D4"/>
    <w:rsid w:val="00E3453A"/>
    <w:rsid w:val="00E36F5A"/>
    <w:rsid w:val="00E407DF"/>
    <w:rsid w:val="00E41E9C"/>
    <w:rsid w:val="00E4431F"/>
    <w:rsid w:val="00E467D7"/>
    <w:rsid w:val="00E517F1"/>
    <w:rsid w:val="00E51C8E"/>
    <w:rsid w:val="00E54480"/>
    <w:rsid w:val="00E61641"/>
    <w:rsid w:val="00E639D2"/>
    <w:rsid w:val="00E63EED"/>
    <w:rsid w:val="00E66229"/>
    <w:rsid w:val="00E66906"/>
    <w:rsid w:val="00E66CC0"/>
    <w:rsid w:val="00E713FE"/>
    <w:rsid w:val="00E72573"/>
    <w:rsid w:val="00E73B0D"/>
    <w:rsid w:val="00E75293"/>
    <w:rsid w:val="00E75A5A"/>
    <w:rsid w:val="00E82AA8"/>
    <w:rsid w:val="00E8304A"/>
    <w:rsid w:val="00E855F3"/>
    <w:rsid w:val="00E87CF3"/>
    <w:rsid w:val="00E92FA2"/>
    <w:rsid w:val="00E9511A"/>
    <w:rsid w:val="00EA3789"/>
    <w:rsid w:val="00EA62D0"/>
    <w:rsid w:val="00EB40FC"/>
    <w:rsid w:val="00EB417A"/>
    <w:rsid w:val="00EB68AB"/>
    <w:rsid w:val="00EB6B10"/>
    <w:rsid w:val="00EB7EA1"/>
    <w:rsid w:val="00EC129A"/>
    <w:rsid w:val="00EC18D8"/>
    <w:rsid w:val="00EC1FD7"/>
    <w:rsid w:val="00ED07D7"/>
    <w:rsid w:val="00ED1BE0"/>
    <w:rsid w:val="00ED1F18"/>
    <w:rsid w:val="00ED1F4B"/>
    <w:rsid w:val="00ED5538"/>
    <w:rsid w:val="00EE0D86"/>
    <w:rsid w:val="00EE2A02"/>
    <w:rsid w:val="00EE2F37"/>
    <w:rsid w:val="00EE3F59"/>
    <w:rsid w:val="00EE4CCE"/>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3054"/>
    <w:rsid w:val="00F055D9"/>
    <w:rsid w:val="00F108BD"/>
    <w:rsid w:val="00F126AF"/>
    <w:rsid w:val="00F14375"/>
    <w:rsid w:val="00F153BB"/>
    <w:rsid w:val="00F157A8"/>
    <w:rsid w:val="00F200D9"/>
    <w:rsid w:val="00F218BC"/>
    <w:rsid w:val="00F21A58"/>
    <w:rsid w:val="00F2533F"/>
    <w:rsid w:val="00F276FE"/>
    <w:rsid w:val="00F3129A"/>
    <w:rsid w:val="00F337BD"/>
    <w:rsid w:val="00F35463"/>
    <w:rsid w:val="00F36B8E"/>
    <w:rsid w:val="00F40D3D"/>
    <w:rsid w:val="00F444AC"/>
    <w:rsid w:val="00F445BA"/>
    <w:rsid w:val="00F51401"/>
    <w:rsid w:val="00F514D6"/>
    <w:rsid w:val="00F52819"/>
    <w:rsid w:val="00F55274"/>
    <w:rsid w:val="00F60404"/>
    <w:rsid w:val="00F6043C"/>
    <w:rsid w:val="00F624AA"/>
    <w:rsid w:val="00F67644"/>
    <w:rsid w:val="00F67A8D"/>
    <w:rsid w:val="00F67DB3"/>
    <w:rsid w:val="00F70049"/>
    <w:rsid w:val="00F72797"/>
    <w:rsid w:val="00F77077"/>
    <w:rsid w:val="00F77AC9"/>
    <w:rsid w:val="00F802A5"/>
    <w:rsid w:val="00F8049B"/>
    <w:rsid w:val="00F83F61"/>
    <w:rsid w:val="00F86A2C"/>
    <w:rsid w:val="00F86A3D"/>
    <w:rsid w:val="00F913C5"/>
    <w:rsid w:val="00F92EE4"/>
    <w:rsid w:val="00F93072"/>
    <w:rsid w:val="00F93335"/>
    <w:rsid w:val="00F948BC"/>
    <w:rsid w:val="00F962A8"/>
    <w:rsid w:val="00F97577"/>
    <w:rsid w:val="00FA0DF9"/>
    <w:rsid w:val="00FA0F4A"/>
    <w:rsid w:val="00FB3F22"/>
    <w:rsid w:val="00FB5401"/>
    <w:rsid w:val="00FB6B10"/>
    <w:rsid w:val="00FB74FA"/>
    <w:rsid w:val="00FC1B5E"/>
    <w:rsid w:val="00FC3B7F"/>
    <w:rsid w:val="00FC46BF"/>
    <w:rsid w:val="00FC69F1"/>
    <w:rsid w:val="00FC6DC6"/>
    <w:rsid w:val="00FC6FAA"/>
    <w:rsid w:val="00FD1AD6"/>
    <w:rsid w:val="00FD5401"/>
    <w:rsid w:val="00FD7932"/>
    <w:rsid w:val="00FE1349"/>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558783707">
      <w:bodyDiv w:val="1"/>
      <w:marLeft w:val="0"/>
      <w:marRight w:val="0"/>
      <w:marTop w:val="0"/>
      <w:marBottom w:val="0"/>
      <w:divBdr>
        <w:top w:val="none" w:sz="0" w:space="0" w:color="auto"/>
        <w:left w:val="none" w:sz="0" w:space="0" w:color="auto"/>
        <w:bottom w:val="none" w:sz="0" w:space="0" w:color="auto"/>
        <w:right w:val="none" w:sz="0" w:space="0" w:color="auto"/>
      </w:divBdr>
      <w:divsChild>
        <w:div w:id="250312854">
          <w:marLeft w:val="0"/>
          <w:marRight w:val="0"/>
          <w:marTop w:val="0"/>
          <w:marBottom w:val="0"/>
          <w:divBdr>
            <w:top w:val="none" w:sz="0" w:space="0" w:color="CFCFCF"/>
            <w:left w:val="none" w:sz="0" w:space="8" w:color="CFCFCF"/>
            <w:bottom w:val="none" w:sz="0" w:space="0" w:color="CFCFCF"/>
            <w:right w:val="none" w:sz="0" w:space="8" w:color="CFCFCF"/>
          </w:divBdr>
          <w:divsChild>
            <w:div w:id="520050761">
              <w:marLeft w:val="0"/>
              <w:marRight w:val="0"/>
              <w:marTop w:val="0"/>
              <w:marBottom w:val="0"/>
              <w:divBdr>
                <w:top w:val="none" w:sz="0" w:space="8" w:color="CFCFCF"/>
                <w:left w:val="none" w:sz="0" w:space="8" w:color="CFCFCF"/>
                <w:bottom w:val="none" w:sz="0" w:space="8" w:color="CFCFCF"/>
                <w:right w:val="none" w:sz="0" w:space="8" w:color="CFCFCF"/>
              </w:divBdr>
              <w:divsChild>
                <w:div w:id="1245459660">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799571452">
          <w:marLeft w:val="0"/>
          <w:marRight w:val="0"/>
          <w:marTop w:val="0"/>
          <w:marBottom w:val="0"/>
          <w:divBdr>
            <w:top w:val="none" w:sz="0" w:space="0" w:color="CFCFCF"/>
            <w:left w:val="none" w:sz="0" w:space="8" w:color="CFCFCF"/>
            <w:bottom w:val="none" w:sz="0" w:space="0" w:color="CFCFCF"/>
            <w:right w:val="none" w:sz="0" w:space="8" w:color="CFCFCF"/>
          </w:divBdr>
          <w:divsChild>
            <w:div w:id="1475373004">
              <w:marLeft w:val="0"/>
              <w:marRight w:val="0"/>
              <w:marTop w:val="0"/>
              <w:marBottom w:val="0"/>
              <w:divBdr>
                <w:top w:val="none" w:sz="0" w:space="8" w:color="CFCFCF"/>
                <w:left w:val="none" w:sz="0" w:space="8" w:color="CFCFCF"/>
                <w:bottom w:val="none" w:sz="0" w:space="8" w:color="CFCFCF"/>
                <w:right w:val="none" w:sz="0" w:space="8" w:color="CFCFCF"/>
              </w:divBdr>
              <w:divsChild>
                <w:div w:id="921253824">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640845297">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1975594204">
      <w:bodyDiv w:val="1"/>
      <w:marLeft w:val="0"/>
      <w:marRight w:val="0"/>
      <w:marTop w:val="0"/>
      <w:marBottom w:val="0"/>
      <w:divBdr>
        <w:top w:val="none" w:sz="0" w:space="0" w:color="auto"/>
        <w:left w:val="none" w:sz="0" w:space="0" w:color="auto"/>
        <w:bottom w:val="none" w:sz="0" w:space="0" w:color="auto"/>
        <w:right w:val="none" w:sz="0" w:space="0" w:color="auto"/>
      </w:divBdr>
      <w:divsChild>
        <w:div w:id="1148595507">
          <w:marLeft w:val="0"/>
          <w:marRight w:val="0"/>
          <w:marTop w:val="0"/>
          <w:marBottom w:val="0"/>
          <w:divBdr>
            <w:top w:val="none" w:sz="0" w:space="0" w:color="CFCFCF"/>
            <w:left w:val="none" w:sz="0" w:space="8" w:color="CFCFCF"/>
            <w:bottom w:val="none" w:sz="0" w:space="0" w:color="CFCFCF"/>
            <w:right w:val="none" w:sz="0" w:space="8" w:color="CFCFCF"/>
          </w:divBdr>
          <w:divsChild>
            <w:div w:id="1096750970">
              <w:marLeft w:val="0"/>
              <w:marRight w:val="0"/>
              <w:marTop w:val="0"/>
              <w:marBottom w:val="0"/>
              <w:divBdr>
                <w:top w:val="none" w:sz="0" w:space="8" w:color="CFCFCF"/>
                <w:left w:val="none" w:sz="0" w:space="8" w:color="CFCFCF"/>
                <w:bottom w:val="none" w:sz="0" w:space="8" w:color="CFCFCF"/>
                <w:right w:val="none" w:sz="0" w:space="8" w:color="CFCFCF"/>
              </w:divBdr>
              <w:divsChild>
                <w:div w:id="1042022929">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1477919061">
          <w:marLeft w:val="0"/>
          <w:marRight w:val="0"/>
          <w:marTop w:val="0"/>
          <w:marBottom w:val="0"/>
          <w:divBdr>
            <w:top w:val="none" w:sz="0" w:space="0" w:color="CFCFCF"/>
            <w:left w:val="none" w:sz="0" w:space="8" w:color="CFCFCF"/>
            <w:bottom w:val="none" w:sz="0" w:space="0" w:color="CFCFCF"/>
            <w:right w:val="none" w:sz="0" w:space="8" w:color="CFCFCF"/>
          </w:divBdr>
          <w:divsChild>
            <w:div w:id="327951094">
              <w:marLeft w:val="0"/>
              <w:marRight w:val="0"/>
              <w:marTop w:val="0"/>
              <w:marBottom w:val="0"/>
              <w:divBdr>
                <w:top w:val="none" w:sz="0" w:space="8" w:color="CFCFCF"/>
                <w:left w:val="none" w:sz="0" w:space="8" w:color="CFCFCF"/>
                <w:bottom w:val="none" w:sz="0" w:space="8" w:color="CFCFCF"/>
                <w:right w:val="none" w:sz="0" w:space="8" w:color="CFCFCF"/>
              </w:divBdr>
              <w:divsChild>
                <w:div w:id="192884923">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ntTable" Target="fontTable.xml"/><Relationship Id="rId17" Type="http://schemas.openxmlformats.org/officeDocument/2006/relationships/theme" Target="theme/theme1.xml"/><Relationship Id="rId18" Type="http://schemas.microsoft.com/office/2011/relationships/people" Target="people.xml"/><Relationship Id="rId19"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hyperlink" Target="mailto:gsood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3F3A11-6D2E-E04A-932E-716404CF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1642</Words>
  <Characters>9366</Characters>
  <Application>Microsoft Macintosh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10987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2</cp:revision>
  <dcterms:created xsi:type="dcterms:W3CDTF">2016-07-07T15:57:00Z</dcterms:created>
  <dcterms:modified xsi:type="dcterms:W3CDTF">2016-07-07T15:57:00Z</dcterms:modified>
</cp:coreProperties>
</file>