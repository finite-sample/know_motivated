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DA1D71">
      <w:pPr>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523FE99D"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There are four independent randomizations in the survey. Respondents should be randomly assigned to one condition in each of the four 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218192FA"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w:t>
      </w:r>
      <w:ins w:id="0" w:author="Kabir Khanna" w:date="2016-07-10T20:45:00Z">
        <w:r w:rsidR="006326A1" w:rsidDel="006326A1">
          <w:rPr>
            <w:rFonts w:ascii="Garamond" w:hAnsi="Garamond"/>
          </w:rPr>
          <w:t xml:space="preserve"> </w:t>
        </w:r>
      </w:ins>
      <w:del w:id="1" w:author="Kabir Khanna" w:date="2016-07-10T20:45:00Z">
        <w:r w:rsidR="00217A5A" w:rsidDel="006326A1">
          <w:rPr>
            <w:rFonts w:ascii="Garamond" w:hAnsi="Garamond"/>
          </w:rPr>
          <w:delText xml:space="preserve"> </w:delText>
        </w:r>
        <w:commentRangeStart w:id="2"/>
        <w:r w:rsidR="00217A5A" w:rsidDel="006326A1">
          <w:rPr>
            <w:rFonts w:ascii="Garamond" w:hAnsi="Garamond"/>
          </w:rPr>
          <w:delText xml:space="preserve">Note that the </w:delText>
        </w:r>
        <w:r w:rsidR="00C65000" w:rsidDel="006326A1">
          <w:fldChar w:fldCharType="begin"/>
        </w:r>
        <w:r w:rsidR="00C65000" w:rsidDel="006326A1">
          <w:delInstrText xml:space="preserve"> HYPERLINK \l "Recall" </w:delInstrText>
        </w:r>
        <w:r w:rsidR="00C65000" w:rsidDel="006326A1">
          <w:fldChar w:fldCharType="separate"/>
        </w:r>
        <w:r w:rsidR="00217A5A" w:rsidRPr="00391F65" w:rsidDel="006326A1">
          <w:rPr>
            <w:rStyle w:val="Hyperlink"/>
            <w:rFonts w:ascii="Garamond" w:hAnsi="Garamond"/>
          </w:rPr>
          <w:delText>Recall Task</w:delText>
        </w:r>
        <w:r w:rsidR="00C65000" w:rsidDel="006326A1">
          <w:rPr>
            <w:rStyle w:val="Hyperlink"/>
            <w:rFonts w:ascii="Garamond" w:hAnsi="Garamond"/>
          </w:rPr>
          <w:fldChar w:fldCharType="end"/>
        </w:r>
        <w:r w:rsidR="00217A5A" w:rsidDel="006326A1">
          <w:rPr>
            <w:rFonts w:ascii="Garamond" w:hAnsi="Garamond"/>
          </w:rPr>
          <w:delText xml:space="preserve"> may also entail bonus payments (ranging from $0.25 to $1.00, depending on </w:delText>
        </w:r>
        <w:r w:rsidR="00391F65" w:rsidDel="006326A1">
          <w:rPr>
            <w:rFonts w:ascii="Garamond" w:hAnsi="Garamond"/>
          </w:rPr>
          <w:delText xml:space="preserve">task </w:delText>
        </w:r>
        <w:r w:rsidR="00217A5A" w:rsidDel="006326A1">
          <w:rPr>
            <w:rFonts w:ascii="Garamond" w:hAnsi="Garamond"/>
          </w:rPr>
          <w:delText>performance).</w:delText>
        </w:r>
        <w:commentRangeEnd w:id="2"/>
        <w:r w:rsidR="00391F65" w:rsidDel="006326A1">
          <w:rPr>
            <w:rStyle w:val="CommentReference"/>
          </w:rPr>
          <w:commentReference w:id="2"/>
        </w:r>
      </w:del>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6AC172AD" w14:textId="564A7CCD" w:rsidR="006A061F" w:rsidRPr="006326A1" w:rsidDel="00FC4B0D" w:rsidRDefault="006911D0" w:rsidP="006A061F">
      <w:pPr>
        <w:pStyle w:val="ListParagraph"/>
        <w:numPr>
          <w:ilvl w:val="0"/>
          <w:numId w:val="28"/>
        </w:numPr>
        <w:rPr>
          <w:del w:id="3" w:author="Kabir Khanna" w:date="2016-07-10T18:47:00Z"/>
          <w:rFonts w:ascii="Garamond" w:hAnsi="Garamond"/>
          <w:b/>
        </w:rPr>
      </w:pPr>
      <w:del w:id="4" w:author="Kabir Khanna" w:date="2016-07-10T18:47:00Z">
        <w:r w:rsidRPr="006326A1" w:rsidDel="00FC4B0D">
          <w:rPr>
            <w:rFonts w:ascii="Garamond" w:hAnsi="Garamond"/>
            <w:b/>
          </w:rPr>
          <w:delText>Pro-Ban vs. Anti</w:delText>
        </w:r>
        <w:r w:rsidR="006A061F" w:rsidRPr="006326A1" w:rsidDel="00FC4B0D">
          <w:rPr>
            <w:rFonts w:ascii="Garamond" w:hAnsi="Garamond"/>
            <w:b/>
          </w:rPr>
          <w:delText>-Ban</w:delText>
        </w:r>
      </w:del>
    </w:p>
    <w:p w14:paraId="7FF0B5BB" w14:textId="6B9D20D9" w:rsidR="006A061F" w:rsidRPr="006326A1" w:rsidRDefault="006A061F" w:rsidP="006A061F">
      <w:pPr>
        <w:pStyle w:val="ListParagraph"/>
        <w:numPr>
          <w:ilvl w:val="0"/>
          <w:numId w:val="28"/>
        </w:numPr>
        <w:rPr>
          <w:rFonts w:ascii="Garamond" w:hAnsi="Garamond"/>
          <w:b/>
        </w:rPr>
      </w:pPr>
      <w:del w:id="5" w:author="Kabir Khanna" w:date="2016-07-10T18:49:00Z">
        <w:r w:rsidRPr="006326A1" w:rsidDel="00696772">
          <w:rPr>
            <w:rFonts w:ascii="Garamond" w:hAnsi="Garamond"/>
            <w:b/>
          </w:rPr>
          <w:delText>Control</w:delText>
        </w:r>
      </w:del>
      <w:r w:rsidR="00696772" w:rsidRPr="006326A1">
        <w:rPr>
          <w:rFonts w:ascii="Garamond" w:hAnsi="Garamond"/>
          <w:b/>
        </w:rPr>
        <w:t>CONTROL</w:t>
      </w:r>
      <w:r w:rsidR="006326A1">
        <w:rPr>
          <w:rFonts w:ascii="Garamond" w:hAnsi="Garamond"/>
          <w:b/>
        </w:rPr>
        <w:t xml:space="preserve"> </w:t>
      </w:r>
      <w:r w:rsidR="00696772" w:rsidRPr="006326A1">
        <w:rPr>
          <w:rFonts w:ascii="Garamond" w:hAnsi="Garamond"/>
          <w:b/>
        </w:rPr>
        <w:t>1</w:t>
      </w:r>
      <w:r w:rsidRPr="006326A1">
        <w:rPr>
          <w:rFonts w:ascii="Garamond" w:hAnsi="Garamond"/>
          <w:b/>
        </w:rPr>
        <w:t xml:space="preserve"> vs. </w:t>
      </w:r>
      <w:r w:rsidR="00696772" w:rsidRPr="006326A1">
        <w:rPr>
          <w:rFonts w:ascii="Garamond" w:hAnsi="Garamond"/>
          <w:b/>
        </w:rPr>
        <w:t>ACCURACY 1</w:t>
      </w:r>
    </w:p>
    <w:p w14:paraId="404F86EB" w14:textId="0413ABEE" w:rsidR="006A061F" w:rsidRPr="006326A1" w:rsidRDefault="00696772" w:rsidP="006A061F">
      <w:pPr>
        <w:pStyle w:val="ListParagraph"/>
        <w:numPr>
          <w:ilvl w:val="0"/>
          <w:numId w:val="28"/>
        </w:numPr>
        <w:rPr>
          <w:rFonts w:ascii="Garamond" w:hAnsi="Garamond"/>
          <w:b/>
        </w:rPr>
      </w:pPr>
      <w:r w:rsidRPr="006326A1">
        <w:rPr>
          <w:rFonts w:ascii="Garamond" w:hAnsi="Garamond"/>
          <w:b/>
        </w:rPr>
        <w:t>PRO-WAGE</w:t>
      </w:r>
      <w:r w:rsidR="006911D0" w:rsidRPr="006326A1">
        <w:rPr>
          <w:rFonts w:ascii="Garamond" w:hAnsi="Garamond"/>
          <w:b/>
        </w:rPr>
        <w:t xml:space="preserve"> vs. </w:t>
      </w:r>
      <w:r w:rsidRPr="006326A1">
        <w:rPr>
          <w:rFonts w:ascii="Garamond" w:hAnsi="Garamond"/>
          <w:b/>
        </w:rPr>
        <w:t>ANTI-WAGE</w:t>
      </w:r>
    </w:p>
    <w:p w14:paraId="573A372C" w14:textId="77DC0DDF" w:rsidR="0095068C" w:rsidRPr="006A061F" w:rsidRDefault="00696772" w:rsidP="006A061F">
      <w:pPr>
        <w:pStyle w:val="ListParagraph"/>
        <w:numPr>
          <w:ilvl w:val="0"/>
          <w:numId w:val="28"/>
        </w:numPr>
        <w:rPr>
          <w:rFonts w:ascii="Garamond" w:hAnsi="Garamond"/>
        </w:rPr>
      </w:pPr>
      <w:r w:rsidRPr="006326A1">
        <w:rPr>
          <w:rFonts w:ascii="Garamond" w:hAnsi="Garamond"/>
          <w:b/>
        </w:rPr>
        <w:t>CONTROL 2</w:t>
      </w:r>
      <w:r w:rsidR="006D2628" w:rsidRPr="006326A1">
        <w:rPr>
          <w:rFonts w:ascii="Garamond" w:hAnsi="Garamond"/>
          <w:b/>
        </w:rPr>
        <w:t xml:space="preserve"> vs. </w:t>
      </w:r>
      <w:r w:rsidRPr="006326A1">
        <w:rPr>
          <w:rFonts w:ascii="Garamond" w:hAnsi="Garamond"/>
          <w:b/>
        </w:rPr>
        <w:t>ACCURACY 2</w:t>
      </w:r>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6BF93AD7" w14:textId="7BA87D2F" w:rsidR="00532796" w:rsidRPr="006768EF" w:rsidRDefault="006F5911" w:rsidP="00532796">
      <w:pPr>
        <w:tabs>
          <w:tab w:val="center" w:pos="4680"/>
        </w:tabs>
        <w:rPr>
          <w:rFonts w:ascii="Garamond" w:hAnsi="Garamond"/>
        </w:rPr>
      </w:pPr>
      <w:r w:rsidRPr="006F5911">
        <w:rPr>
          <w:rFonts w:ascii="Garamond" w:hAnsi="Garamond"/>
        </w:rPr>
        <w:t xml:space="preserve">1. </w:t>
      </w:r>
      <w:hyperlink w:anchor="Political" w:history="1">
        <w:r w:rsidR="005559CC" w:rsidRPr="00E26D00">
          <w:rPr>
            <w:rStyle w:val="Hyperlink"/>
            <w:rFonts w:ascii="Garamond" w:hAnsi="Garamond"/>
          </w:rPr>
          <w:t>Political Variables</w:t>
        </w:r>
      </w:hyperlink>
      <w:r w:rsidR="00532796" w:rsidRPr="006768EF">
        <w:rPr>
          <w:rFonts w:ascii="Garamond" w:hAnsi="Garamond"/>
        </w:rPr>
        <w:tab/>
      </w:r>
    </w:p>
    <w:p w14:paraId="65BD310D" w14:textId="44BD1685" w:rsidR="00CB7446" w:rsidRDefault="00C65000" w:rsidP="00D64B87">
      <w:pPr>
        <w:pStyle w:val="ListParagraph"/>
        <w:numPr>
          <w:ilvl w:val="0"/>
          <w:numId w:val="29"/>
        </w:numPr>
        <w:rPr>
          <w:rFonts w:ascii="Garamond" w:hAnsi="Garamond"/>
        </w:rPr>
      </w:pPr>
      <w:hyperlink w:anchor="Guns" w:history="1">
        <w:r w:rsidR="00CB7446" w:rsidRPr="00CF15C8">
          <w:rPr>
            <w:rStyle w:val="Hyperlink"/>
            <w:rFonts w:ascii="Garamond" w:hAnsi="Garamond"/>
          </w:rPr>
          <w:t>Gun Control</w:t>
        </w:r>
      </w:hyperlink>
    </w:p>
    <w:p w14:paraId="17A44E44" w14:textId="1D8CF55C" w:rsidR="00CF15C8" w:rsidRDefault="00C65000" w:rsidP="00D64B87">
      <w:pPr>
        <w:pStyle w:val="ListParagraph"/>
        <w:numPr>
          <w:ilvl w:val="0"/>
          <w:numId w:val="29"/>
        </w:numPr>
        <w:rPr>
          <w:rFonts w:ascii="Garamond" w:hAnsi="Garamond"/>
        </w:rPr>
      </w:pPr>
      <w:hyperlink w:anchor="MinWage" w:history="1">
        <w:r w:rsidR="003848CB">
          <w:rPr>
            <w:rStyle w:val="Hyperlink"/>
            <w:rFonts w:ascii="Garamond" w:hAnsi="Garamond"/>
          </w:rPr>
          <w:t>Minimum Wage</w:t>
        </w:r>
      </w:hyperlink>
    </w:p>
    <w:p w14:paraId="410149C9" w14:textId="2FE29129" w:rsidR="00CB7446" w:rsidRDefault="00C65000" w:rsidP="00D64B87">
      <w:pPr>
        <w:pStyle w:val="ListParagraph"/>
        <w:numPr>
          <w:ilvl w:val="0"/>
          <w:numId w:val="29"/>
        </w:numPr>
        <w:rPr>
          <w:rFonts w:ascii="Garamond" w:hAnsi="Garamond"/>
        </w:rPr>
      </w:pPr>
      <w:hyperlink w:anchor="Ideology" w:history="1">
        <w:r w:rsidR="00CB7446" w:rsidRPr="00CF15C8">
          <w:rPr>
            <w:rStyle w:val="Hyperlink"/>
            <w:rFonts w:ascii="Garamond" w:hAnsi="Garamond"/>
          </w:rPr>
          <w:t>Political Ideology</w:t>
        </w:r>
      </w:hyperlink>
    </w:p>
    <w:p w14:paraId="4CF668E9" w14:textId="09D75DF4" w:rsidR="00CF15C8" w:rsidRDefault="006F5911" w:rsidP="00996897">
      <w:pPr>
        <w:spacing w:before="120"/>
        <w:rPr>
          <w:rFonts w:ascii="Garamond" w:hAnsi="Garamond"/>
        </w:rPr>
      </w:pPr>
      <w:r>
        <w:rPr>
          <w:rFonts w:ascii="Garamond" w:hAnsi="Garamond"/>
        </w:rPr>
        <w:t xml:space="preserve">2. </w:t>
      </w:r>
      <w:hyperlink w:anchor="Numeracy" w:history="1">
        <w:r w:rsidR="00CF15C8" w:rsidRPr="00CF15C8">
          <w:rPr>
            <w:rStyle w:val="Hyperlink"/>
            <w:rFonts w:ascii="Garamond" w:hAnsi="Garamond"/>
          </w:rPr>
          <w:t>Numeracy Scale</w:t>
        </w:r>
      </w:hyperlink>
    </w:p>
    <w:p w14:paraId="7BE98B7C" w14:textId="263C0015" w:rsidR="00615FBD" w:rsidRDefault="006F5911" w:rsidP="00996897">
      <w:pPr>
        <w:spacing w:before="120"/>
        <w:rPr>
          <w:rFonts w:ascii="Garamond" w:hAnsi="Garamond"/>
        </w:rPr>
      </w:pPr>
      <w:r>
        <w:rPr>
          <w:rFonts w:ascii="Garamond" w:hAnsi="Garamond"/>
        </w:rPr>
        <w:t xml:space="preserve">3.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66DBE012" w:rsidR="00DF6A7C" w:rsidRDefault="006F5911" w:rsidP="00996897">
      <w:pPr>
        <w:spacing w:before="120"/>
        <w:rPr>
          <w:rFonts w:ascii="Garamond" w:hAnsi="Garamond"/>
        </w:rPr>
      </w:pPr>
      <w:r>
        <w:rPr>
          <w:rFonts w:ascii="Garamond" w:hAnsi="Garamond"/>
        </w:rPr>
        <w:t xml:space="preserve">4. </w:t>
      </w:r>
      <w:hyperlink w:anchor="PTQ" w:history="1">
        <w:r w:rsidR="00DF6A7C" w:rsidRPr="00CF15C8">
          <w:rPr>
            <w:rStyle w:val="Hyperlink"/>
            <w:rFonts w:ascii="Garamond" w:hAnsi="Garamond"/>
          </w:rPr>
          <w:t>Post-Treatment Questions</w:t>
        </w:r>
      </w:hyperlink>
    </w:p>
    <w:p w14:paraId="0B8595E7" w14:textId="748D0243" w:rsidR="00A8515C" w:rsidRDefault="00C65000"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C65000"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C65000"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3B748467" w14:textId="352349D6" w:rsidR="00D262CE" w:rsidRPr="00996897" w:rsidRDefault="00C65000" w:rsidP="00D64B87">
      <w:pPr>
        <w:pStyle w:val="ListParagraph"/>
        <w:numPr>
          <w:ilvl w:val="0"/>
          <w:numId w:val="30"/>
        </w:numPr>
        <w:rPr>
          <w:rFonts w:ascii="Garamond" w:hAnsi="Garamond"/>
        </w:rPr>
      </w:pPr>
      <w:hyperlink w:anchor="Recall" w:history="1">
        <w:r w:rsidR="00186DDF" w:rsidRPr="00B46922">
          <w:rPr>
            <w:rStyle w:val="Hyperlink"/>
            <w:rFonts w:ascii="Garamond" w:hAnsi="Garamond"/>
          </w:rPr>
          <w:t>Recall Task</w:t>
        </w:r>
      </w:hyperlink>
    </w:p>
    <w:p w14:paraId="14DF2747" w14:textId="1C300675" w:rsidR="00CF15C8" w:rsidRDefault="006F5911" w:rsidP="00996897">
      <w:pPr>
        <w:spacing w:before="120"/>
        <w:rPr>
          <w:rFonts w:ascii="Garamond" w:hAnsi="Garamond"/>
        </w:rPr>
      </w:pPr>
      <w:r>
        <w:rPr>
          <w:rFonts w:ascii="Garamond" w:hAnsi="Garamond"/>
        </w:rPr>
        <w:t xml:space="preserve">5. </w:t>
      </w:r>
      <w:hyperlink w:anchor="CVD2" w:history="1">
        <w:r w:rsidR="00CF15C8" w:rsidRPr="00CF15C8">
          <w:rPr>
            <w:rStyle w:val="Hyperlink"/>
            <w:rFonts w:ascii="Garamond" w:hAnsi="Garamond"/>
          </w:rPr>
          <w:t>Covariance Detection Task 2</w:t>
        </w:r>
      </w:hyperlink>
    </w:p>
    <w:p w14:paraId="2A832FA7" w14:textId="0F1023B7" w:rsidR="00CF28BE" w:rsidRDefault="006F5911" w:rsidP="00007461">
      <w:pPr>
        <w:spacing w:before="120"/>
        <w:rPr>
          <w:rFonts w:ascii="Garamond" w:hAnsi="Garamond"/>
        </w:rPr>
      </w:pPr>
      <w:r>
        <w:rPr>
          <w:rFonts w:ascii="Garamond" w:hAnsi="Garamond"/>
        </w:rPr>
        <w:t xml:space="preserve">6.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274C026F" w14:textId="0C9C0276" w:rsidR="00B46922" w:rsidRPr="00B46922" w:rsidRDefault="00B46922" w:rsidP="001B64D1">
      <w:pPr>
        <w:jc w:val="center"/>
        <w:rPr>
          <w:rFonts w:ascii="Garamond" w:eastAsia="Times New Roman" w:hAnsi="Garamond" w:cs="Times New Roman"/>
          <w:b/>
          <w:bCs/>
        </w:rPr>
      </w:pPr>
      <w:bookmarkStart w:id="6" w:name="Political"/>
      <w:bookmarkEnd w:id="6"/>
      <w:r w:rsidRPr="001B0651">
        <w:rPr>
          <w:rFonts w:ascii="Garamond" w:eastAsia="Times New Roman" w:hAnsi="Garamond" w:cs="Times New Roman"/>
          <w:b/>
          <w:bCs/>
          <w:highlight w:val="yellow"/>
        </w:rPr>
        <w:t>[Political Variables]</w:t>
      </w:r>
    </w:p>
    <w:p w14:paraId="79F88FA6" w14:textId="77777777" w:rsidR="00B46922" w:rsidRDefault="00B46922" w:rsidP="00917962">
      <w:pPr>
        <w:rPr>
          <w:rFonts w:ascii="Garamond" w:eastAsia="Times New Roman" w:hAnsi="Garamond" w:cs="Times New Roman"/>
          <w:bCs/>
        </w:rPr>
      </w:pPr>
    </w:p>
    <w:p w14:paraId="7B1DA943" w14:textId="46522462" w:rsidR="00B53EA7" w:rsidRPr="00D30091" w:rsidRDefault="00282FFB" w:rsidP="00917962">
      <w:pPr>
        <w:rPr>
          <w:rFonts w:ascii="Garamond" w:eastAsia="Times New Roman" w:hAnsi="Garamond" w:cs="Times New Roman"/>
        </w:rPr>
      </w:pPr>
      <w:bookmarkStart w:id="7" w:name="Guns"/>
      <w:bookmarkEnd w:id="7"/>
      <w:r w:rsidRPr="00D30091">
        <w:rPr>
          <w:rFonts w:ascii="Garamond" w:eastAsia="Times New Roman" w:hAnsi="Garamond" w:cs="Times New Roman"/>
          <w:bCs/>
        </w:rPr>
        <w:lastRenderedPageBreak/>
        <w:t>Do you favor or oppose a federal law requiring a nationwide ban on people other than law enforcement officers carrying concealed weapons?</w:t>
      </w:r>
    </w:p>
    <w:p w14:paraId="06BFE597" w14:textId="2221A542"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ins w:id="8" w:author="Kabir Khanna" w:date="2016-07-10T18:48:00Z">
        <w:r w:rsidR="008213B7">
          <w:rPr>
            <w:rFonts w:ascii="Garamond" w:hAnsi="Garamond" w:cs="Garamond"/>
          </w:rPr>
          <w:t xml:space="preserve"> </w:t>
        </w:r>
        <w:r w:rsidR="008213B7" w:rsidRPr="006326A1">
          <w:rPr>
            <w:rFonts w:ascii="Garamond" w:hAnsi="Garamond" w:cs="Garamond"/>
            <w:b/>
            <w:highlight w:val="yellow"/>
          </w:rPr>
          <w:t>[code respondent as PRO-BAN]</w:t>
        </w:r>
      </w:ins>
    </w:p>
    <w:p w14:paraId="2FD0D503" w14:textId="0E9BF1EA"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ins w:id="9" w:author="Kabir Khanna" w:date="2016-07-10T18:48:00Z">
        <w:r w:rsidR="008213B7">
          <w:rPr>
            <w:rFonts w:ascii="Garamond" w:hAnsi="Garamond" w:cs="Garamond"/>
          </w:rPr>
          <w:t xml:space="preserve"> </w:t>
        </w:r>
        <w:r w:rsidR="008213B7" w:rsidRPr="006326A1">
          <w:rPr>
            <w:rFonts w:ascii="Garamond" w:hAnsi="Garamond" w:cs="Garamond"/>
            <w:b/>
            <w:highlight w:val="yellow"/>
          </w:rPr>
          <w:t>[code respondent as ANTI-BAN]</w:t>
        </w:r>
      </w:ins>
    </w:p>
    <w:p w14:paraId="0AD77F44" w14:textId="77777777" w:rsidR="00B53EA7" w:rsidRPr="00E639D2" w:rsidRDefault="00B53EA7" w:rsidP="00A17C15">
      <w:pPr>
        <w:pStyle w:val="ListParagraph"/>
        <w:numPr>
          <w:ilvl w:val="0"/>
          <w:numId w:val="11"/>
        </w:numPr>
        <w:tabs>
          <w:tab w:val="left" w:pos="360"/>
        </w:tabs>
        <w:ind w:left="360"/>
        <w:rPr>
          <w:rFonts w:ascii="Garamond" w:hAnsi="Garamond" w:cs="Garamond"/>
        </w:rPr>
      </w:pPr>
      <w:r w:rsidRPr="00E639D2">
        <w:rPr>
          <w:rFonts w:ascii="Garamond" w:hAnsi="Garamond" w:cs="Garamond"/>
        </w:rPr>
        <w:t>Unsure</w:t>
      </w:r>
    </w:p>
    <w:p w14:paraId="729445F9" w14:textId="77777777" w:rsidR="00495CF7" w:rsidRDefault="00495CF7" w:rsidP="00247383">
      <w:pPr>
        <w:tabs>
          <w:tab w:val="left" w:pos="450"/>
        </w:tabs>
        <w:rPr>
          <w:rFonts w:ascii="Garamond" w:hAnsi="Garamond" w:cs="Garamond"/>
          <w:color w:val="000000"/>
        </w:rPr>
      </w:pPr>
    </w:p>
    <w:p w14:paraId="30ED223A" w14:textId="17951BC6" w:rsidR="007D0AD5" w:rsidRDefault="007D0AD5" w:rsidP="007D0AD5">
      <w:pPr>
        <w:tabs>
          <w:tab w:val="left" w:pos="450"/>
        </w:tabs>
        <w:rPr>
          <w:rFonts w:ascii="Garamond" w:hAnsi="Garamond" w:cs="Garamond"/>
          <w:color w:val="000000"/>
        </w:rPr>
      </w:pPr>
      <w:r w:rsidRPr="007D0AD5">
        <w:rPr>
          <w:rFonts w:ascii="Garamond" w:hAnsi="Garamond" w:cs="Garamond"/>
          <w:color w:val="000000"/>
        </w:rPr>
        <w:t>If more people carried guns, do you think the United Sta</w:t>
      </w:r>
      <w:r>
        <w:rPr>
          <w:rFonts w:ascii="Garamond" w:hAnsi="Garamond" w:cs="Garamond"/>
          <w:color w:val="000000"/>
        </w:rPr>
        <w:t>tes would be</w:t>
      </w:r>
      <w:r w:rsidR="001B0651">
        <w:rPr>
          <w:rFonts w:ascii="Garamond" w:hAnsi="Garamond" w:cs="Garamond"/>
          <w:color w:val="000000"/>
        </w:rPr>
        <w:t xml:space="preserve"> </w:t>
      </w:r>
      <w:r>
        <w:rPr>
          <w:rFonts w:ascii="Garamond" w:hAnsi="Garamond" w:cs="Garamond"/>
          <w:color w:val="000000"/>
        </w:rPr>
        <w:t>safer or less safe</w:t>
      </w:r>
      <w:r w:rsidRPr="00495CF7">
        <w:rPr>
          <w:rFonts w:ascii="Garamond" w:hAnsi="Garamond" w:cs="Garamond"/>
          <w:color w:val="000000"/>
        </w:rPr>
        <w:t>?</w:t>
      </w:r>
    </w:p>
    <w:p w14:paraId="1446D015" w14:textId="08833FF5" w:rsidR="007D0AD5"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Safer</w:t>
      </w:r>
    </w:p>
    <w:p w14:paraId="7BA97444" w14:textId="6963A213" w:rsidR="007D0AD5" w:rsidRPr="00E639D2"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Less safe</w:t>
      </w:r>
    </w:p>
    <w:p w14:paraId="2EDE4F36" w14:textId="77777777" w:rsidR="007D0AD5" w:rsidRDefault="007D0AD5" w:rsidP="007D0AD5">
      <w:pPr>
        <w:tabs>
          <w:tab w:val="left" w:pos="450"/>
        </w:tabs>
        <w:rPr>
          <w:rFonts w:ascii="Garamond" w:hAnsi="Garamond" w:cs="Garamond"/>
          <w:color w:val="000000"/>
        </w:rPr>
      </w:pPr>
    </w:p>
    <w:p w14:paraId="359F7C78" w14:textId="67DBB3F9"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247383">
      <w:pPr>
        <w:pStyle w:val="Default"/>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2F8AAFEC" w14:textId="77777777" w:rsidR="00C14289" w:rsidRDefault="00C14289">
      <w:pPr>
        <w:rPr>
          <w:rFonts w:ascii="Garamond" w:eastAsia="Times New Roman" w:hAnsi="Garamond" w:cs="Times New Roman"/>
          <w:bCs/>
        </w:rPr>
      </w:pPr>
      <w:r>
        <w:rPr>
          <w:rFonts w:ascii="Garamond" w:eastAsia="Times New Roman" w:hAnsi="Garamond" w:cs="Times New Roman"/>
          <w:bCs/>
        </w:rPr>
        <w:br w:type="page"/>
      </w:r>
    </w:p>
    <w:p w14:paraId="2F5980CF" w14:textId="3CC700DA" w:rsidR="00C14289" w:rsidRPr="00B46922" w:rsidRDefault="00C14289" w:rsidP="001B64D1">
      <w:pPr>
        <w:jc w:val="center"/>
        <w:rPr>
          <w:rFonts w:ascii="Garamond" w:eastAsia="Times New Roman" w:hAnsi="Garamond" w:cs="Times New Roman"/>
          <w:b/>
          <w:bCs/>
        </w:rPr>
      </w:pPr>
      <w:r w:rsidRPr="001B0651">
        <w:rPr>
          <w:rFonts w:ascii="Garamond" w:eastAsia="Times New Roman" w:hAnsi="Garamond" w:cs="Times New Roman"/>
          <w:b/>
          <w:bCs/>
          <w:highlight w:val="yellow"/>
        </w:rPr>
        <w:lastRenderedPageBreak/>
        <w:t>[Political Variables, continued]</w:t>
      </w:r>
    </w:p>
    <w:p w14:paraId="17AF57C6" w14:textId="77777777" w:rsidR="00C14289" w:rsidRDefault="00C14289" w:rsidP="00247383">
      <w:pPr>
        <w:rPr>
          <w:rFonts w:ascii="Garamond" w:eastAsia="Times New Roman" w:hAnsi="Garamond" w:cs="Times New Roman"/>
          <w:bCs/>
        </w:rPr>
      </w:pPr>
    </w:p>
    <w:p w14:paraId="27AEF34F" w14:textId="7E3E4BA1" w:rsidR="00282FFB" w:rsidRPr="00D30091" w:rsidRDefault="00282FFB" w:rsidP="00247383">
      <w:pPr>
        <w:rPr>
          <w:rFonts w:ascii="Garamond" w:eastAsia="Times New Roman" w:hAnsi="Garamond" w:cs="Times New Roman"/>
        </w:rPr>
      </w:pPr>
      <w:bookmarkStart w:id="10" w:name="MinWage"/>
      <w:bookmarkEnd w:id="10"/>
      <w:r w:rsidRPr="00D30091">
        <w:rPr>
          <w:rFonts w:ascii="Garamond" w:eastAsia="Times New Roman" w:hAnsi="Garamond" w:cs="Times New Roman"/>
          <w:bCs/>
        </w:rPr>
        <w:t>The federal minimum wage is currently $7.25 per hour. Do you favor or oppose raising the federal minimum wage</w:t>
      </w:r>
      <w:commentRangeStart w:id="11"/>
      <w:r w:rsidR="00CB60F0">
        <w:rPr>
          <w:rFonts w:ascii="Garamond" w:eastAsia="Times New Roman" w:hAnsi="Garamond" w:cs="Times New Roman"/>
          <w:bCs/>
        </w:rPr>
        <w:t xml:space="preserve"> </w:t>
      </w:r>
      <w:r w:rsidR="00CB60F0" w:rsidRPr="00AE3180">
        <w:rPr>
          <w:rFonts w:ascii="Garamond" w:eastAsia="Times New Roman" w:hAnsi="Garamond" w:cs="Times New Roman"/>
          <w:bCs/>
        </w:rPr>
        <w:t>to $15 an hour</w:t>
      </w:r>
      <w:commentRangeEnd w:id="11"/>
      <w:r w:rsidR="001B0651">
        <w:rPr>
          <w:rStyle w:val="CommentReference"/>
        </w:rPr>
        <w:commentReference w:id="11"/>
      </w:r>
      <w:r w:rsidRPr="00D30091">
        <w:rPr>
          <w:rFonts w:ascii="Garamond" w:eastAsia="Times New Roman" w:hAnsi="Garamond" w:cs="Times New Roman"/>
          <w:bCs/>
        </w:rPr>
        <w:t>?</w:t>
      </w:r>
    </w:p>
    <w:p w14:paraId="7DB8EEFE" w14:textId="3D196E86"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p>
    <w:p w14:paraId="0514A7EF" w14:textId="77777777"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p>
    <w:p w14:paraId="616AA2B0" w14:textId="546150D2" w:rsidR="00282FFB" w:rsidRPr="00E639D2" w:rsidRDefault="00282FFB" w:rsidP="00247383">
      <w:pPr>
        <w:pStyle w:val="ListParagraph"/>
        <w:numPr>
          <w:ilvl w:val="0"/>
          <w:numId w:val="11"/>
        </w:numPr>
        <w:tabs>
          <w:tab w:val="left" w:pos="450"/>
        </w:tabs>
        <w:ind w:left="360"/>
        <w:rPr>
          <w:rFonts w:ascii="Garamond" w:hAnsi="Garamond" w:cs="Garamond"/>
        </w:rPr>
      </w:pPr>
      <w:r w:rsidRPr="00E639D2">
        <w:rPr>
          <w:rFonts w:ascii="Garamond" w:hAnsi="Garamond" w:cs="Garamond"/>
        </w:rPr>
        <w:t>Unsure</w:t>
      </w:r>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C08B862" w14:textId="08E85A39"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rFonts w:ascii="Garamond" w:eastAsia="Times New Roman" w:hAnsi="Garamond" w:cs="Times New Roman"/>
          <w:shd w:val="clear" w:color="auto" w:fill="FFFFFF"/>
        </w:rPr>
      </w:pPr>
      <w:bookmarkStart w:id="12" w:name="Ideology"/>
      <w:bookmarkEnd w:id="12"/>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Liberal</w:t>
      </w:r>
    </w:p>
    <w:p w14:paraId="4DB68391" w14:textId="40DCBE96"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Moderate</w:t>
      </w:r>
    </w:p>
    <w:p w14:paraId="6DE231CE" w14:textId="5F4E65E8"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Conservative</w:t>
      </w:r>
    </w:p>
    <w:p w14:paraId="3A020641" w14:textId="77777777" w:rsidR="00FB085C" w:rsidRPr="00607A0A" w:rsidRDefault="00FB085C"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Very [liberal/conservative]</w:t>
      </w:r>
    </w:p>
    <w:p w14:paraId="21E0F108" w14:textId="632BEA6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Somewhat [liberal/conservative]</w:t>
      </w:r>
    </w:p>
    <w:p w14:paraId="0E648A5E" w14:textId="35173793" w:rsidR="00886BE3" w:rsidRDefault="00886BE3" w:rsidP="00886BE3">
      <w:pPr>
        <w:outlineLvl w:val="0"/>
        <w:rPr>
          <w:rFonts w:ascii="Garamond" w:eastAsia="Times New Roman" w:hAnsi="Garamond" w:cs="Times New Roman"/>
          <w:shd w:val="clear" w:color="auto" w:fill="FFFFFF"/>
        </w:rPr>
      </w:pPr>
    </w:p>
    <w:p w14:paraId="3540E719" w14:textId="175FE0A9" w:rsidR="00FB085C" w:rsidRDefault="00886BE3" w:rsidP="00886BE3">
      <w:pPr>
        <w:outlineLvl w:val="0"/>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w:t>
      </w:r>
      <w:commentRangeStart w:id="13"/>
      <w:r>
        <w:rPr>
          <w:rFonts w:ascii="Garamond" w:eastAsia="Times New Roman" w:hAnsi="Garamond" w:cs="Times New Roman"/>
          <w:shd w:val="clear" w:color="auto" w:fill="FFFFFF"/>
        </w:rPr>
        <w:t>Do you</w:t>
      </w:r>
      <w:r w:rsidR="00785070">
        <w:rPr>
          <w:rFonts w:ascii="Garamond" w:eastAsia="Times New Roman" w:hAnsi="Garamond" w:cs="Times New Roman"/>
          <w:shd w:val="clear" w:color="auto" w:fill="FFFFFF"/>
        </w:rPr>
        <w:t xml:space="preserve"> tend to</w:t>
      </w:r>
      <w:r>
        <w:rPr>
          <w:rFonts w:ascii="Garamond" w:eastAsia="Times New Roman" w:hAnsi="Garamond" w:cs="Times New Roman"/>
          <w:shd w:val="clear" w:color="auto" w:fill="FFFFFF"/>
        </w:rPr>
        <w:t xml:space="preserve"> lean </w:t>
      </w:r>
      <w:r w:rsidR="00785070">
        <w:rPr>
          <w:rFonts w:ascii="Garamond" w:eastAsia="Times New Roman" w:hAnsi="Garamond" w:cs="Times New Roman"/>
          <w:shd w:val="clear" w:color="auto" w:fill="FFFFFF"/>
        </w:rPr>
        <w:t xml:space="preserve">toward the </w:t>
      </w:r>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r w:rsidR="00785070">
        <w:rPr>
          <w:rFonts w:ascii="Garamond" w:eastAsia="Times New Roman" w:hAnsi="Garamond" w:cs="Times New Roman"/>
          <w:shd w:val="clear" w:color="auto" w:fill="FFFFFF"/>
        </w:rPr>
        <w:t xml:space="preserve"> side</w:t>
      </w:r>
      <w:r>
        <w:rPr>
          <w:rFonts w:ascii="Garamond" w:eastAsia="Times New Roman" w:hAnsi="Garamond" w:cs="Times New Roman"/>
          <w:shd w:val="clear" w:color="auto" w:fill="FFFFFF"/>
        </w:rPr>
        <w:t xml:space="preserve">, or </w:t>
      </w:r>
      <w:r w:rsidR="005C11B9">
        <w:rPr>
          <w:rFonts w:ascii="Garamond" w:eastAsia="Times New Roman" w:hAnsi="Garamond" w:cs="Times New Roman"/>
          <w:shd w:val="clear" w:color="auto" w:fill="FFFFFF"/>
        </w:rPr>
        <w:t xml:space="preserve">toward </w:t>
      </w:r>
      <w:r>
        <w:rPr>
          <w:rFonts w:ascii="Garamond" w:eastAsia="Times New Roman" w:hAnsi="Garamond" w:cs="Times New Roman"/>
          <w:shd w:val="clear" w:color="auto" w:fill="FFFFFF"/>
        </w:rPr>
        <w:t>neither?</w:t>
      </w:r>
      <w:commentRangeEnd w:id="13"/>
      <w:r w:rsidR="007D5156">
        <w:rPr>
          <w:rStyle w:val="CommentReference"/>
        </w:rPr>
        <w:commentReference w:id="13"/>
      </w:r>
    </w:p>
    <w:p w14:paraId="70E0DC01" w14:textId="43CB206E"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liberal</w:t>
      </w:r>
    </w:p>
    <w:p w14:paraId="7D64F63D" w14:textId="5E5A247E"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conservative</w:t>
      </w:r>
    </w:p>
    <w:p w14:paraId="198E7AFF" w14:textId="0A11354C"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Neither</w:t>
      </w:r>
    </w:p>
    <w:p w14:paraId="73D524FD" w14:textId="77777777" w:rsidR="00DE3DBC" w:rsidRDefault="00DE3DBC">
      <w:pPr>
        <w:rPr>
          <w:rFonts w:ascii="Garamond" w:hAnsi="Garamond"/>
          <w:b/>
        </w:rPr>
      </w:pPr>
      <w:r>
        <w:rPr>
          <w:rFonts w:ascii="Garamond" w:hAnsi="Garamond"/>
          <w:b/>
        </w:rPr>
        <w:br w:type="page"/>
      </w:r>
    </w:p>
    <w:p w14:paraId="31B31FD1" w14:textId="452CB003" w:rsidR="007705FE" w:rsidRDefault="005559CC" w:rsidP="001B64D1">
      <w:pPr>
        <w:tabs>
          <w:tab w:val="left" w:pos="450"/>
        </w:tabs>
        <w:spacing w:after="200"/>
        <w:jc w:val="center"/>
        <w:rPr>
          <w:rFonts w:ascii="Garamond" w:hAnsi="Garamond"/>
          <w:b/>
        </w:rPr>
      </w:pPr>
      <w:bookmarkStart w:id="14" w:name="Numeracy"/>
      <w:bookmarkEnd w:id="14"/>
      <w:r w:rsidRPr="00AC4EE8">
        <w:rPr>
          <w:rFonts w:ascii="Garamond" w:hAnsi="Garamond"/>
          <w:b/>
        </w:rPr>
        <w:lastRenderedPageBreak/>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7CCB6D35"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p>
    <w:p w14:paraId="5A0E8864" w14:textId="77777777" w:rsidR="005559CC" w:rsidRDefault="005559CC" w:rsidP="00ED66D0">
      <w:pPr>
        <w:pStyle w:val="Default"/>
        <w:rPr>
          <w:rFonts w:ascii="Garamond" w:hAnsi="Garamond" w:cs="Garamond"/>
        </w:rPr>
      </w:pPr>
    </w:p>
    <w:p w14:paraId="7A935AB6" w14:textId="23298B35"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p>
    <w:p w14:paraId="020BF806" w14:textId="77777777" w:rsidR="005559CC" w:rsidRDefault="005559CC" w:rsidP="00ED66D0">
      <w:pPr>
        <w:pStyle w:val="Default"/>
        <w:rPr>
          <w:rFonts w:ascii="Garamond" w:hAnsi="Garamond" w:cs="Garamond"/>
        </w:rPr>
      </w:pPr>
    </w:p>
    <w:p w14:paraId="2036B40E" w14:textId="01B8A68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p>
    <w:p w14:paraId="6DA64791" w14:textId="77777777" w:rsidR="005559CC" w:rsidRDefault="005559CC" w:rsidP="00ED66D0">
      <w:pPr>
        <w:pStyle w:val="Default"/>
        <w:rPr>
          <w:rFonts w:ascii="Garamond" w:hAnsi="Garamond" w:cs="Garamond"/>
        </w:rPr>
      </w:pPr>
    </w:p>
    <w:p w14:paraId="1F146549" w14:textId="52A8251D"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p>
    <w:p w14:paraId="6C7E72AA" w14:textId="77777777" w:rsidR="005559CC" w:rsidRDefault="005559CC" w:rsidP="00ED66D0">
      <w:pPr>
        <w:pStyle w:val="Default"/>
        <w:rPr>
          <w:rFonts w:ascii="Garamond" w:hAnsi="Garamond" w:cs="Garamond"/>
        </w:rPr>
      </w:pPr>
    </w:p>
    <w:p w14:paraId="4A01D918" w14:textId="17A49AC3" w:rsidR="005559CC" w:rsidRPr="00664DC5"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p>
    <w:p w14:paraId="04A91E54" w14:textId="449A1D0E" w:rsidR="00BE478F" w:rsidRDefault="00BE478F" w:rsidP="00104304">
      <w:pPr>
        <w:jc w:val="center"/>
        <w:outlineLvl w:val="0"/>
        <w:rPr>
          <w:rFonts w:ascii="Garamond" w:hAnsi="Garamond"/>
          <w:b/>
        </w:rPr>
        <w:sectPr w:rsidR="00BE478F" w:rsidSect="00233099">
          <w:headerReference w:type="default" r:id="rId10"/>
          <w:footerReference w:type="default" r:id="rId11"/>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15" w:name="CVD1"/>
      <w:bookmarkEnd w:id="15"/>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bookmarkStart w:id="16" w:name="_GoBack"/>
      <w:bookmarkEnd w:id="16"/>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1A4C8BD"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w:t>
      </w:r>
      <w:del w:id="17" w:author="Kabir Khanna" w:date="2016-07-10T18:49:00Z">
        <w:r w:rsidRPr="00821BA7" w:rsidDel="008213B7">
          <w:rPr>
            <w:rFonts w:ascii="Garamond" w:hAnsi="Garamond"/>
            <w:b/>
            <w:highlight w:val="yellow"/>
          </w:rPr>
          <w:delText xml:space="preserve">assigned to </w:delText>
        </w:r>
        <w:r w:rsidR="00AA13FB" w:rsidRPr="00821BA7" w:rsidDel="008213B7">
          <w:rPr>
            <w:rFonts w:ascii="Garamond" w:hAnsi="Garamond"/>
            <w:b/>
            <w:highlight w:val="yellow"/>
          </w:rPr>
          <w:delText>Pro-Ban Condition</w:delText>
        </w:r>
      </w:del>
      <w:ins w:id="18" w:author="Kabir Khanna" w:date="2016-07-10T18:49:00Z">
        <w:r w:rsidR="008213B7">
          <w:rPr>
            <w:rFonts w:ascii="Garamond" w:hAnsi="Garamond"/>
            <w:b/>
            <w:highlight w:val="yellow"/>
          </w:rPr>
          <w:t>coded as ANTI-BAN</w:t>
        </w:r>
      </w:ins>
      <w:r w:rsidR="00AA13FB"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4D8F5C3A"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 xml:space="preserve">If respondent is </w:t>
      </w:r>
      <w:del w:id="19" w:author="Kabir Khanna" w:date="2016-07-10T18:49:00Z">
        <w:r w:rsidR="00B74712" w:rsidRPr="00821BA7" w:rsidDel="008213B7">
          <w:rPr>
            <w:rFonts w:ascii="Garamond" w:hAnsi="Garamond"/>
            <w:b/>
            <w:highlight w:val="yellow"/>
          </w:rPr>
          <w:delText>assigned to Anti-Ban Condition</w:delText>
        </w:r>
      </w:del>
      <w:ins w:id="20" w:author="Kabir Khanna" w:date="2016-07-10T18:49:00Z">
        <w:r w:rsidR="008213B7">
          <w:rPr>
            <w:rFonts w:ascii="Garamond" w:hAnsi="Garamond"/>
            <w:b/>
            <w:highlight w:val="yellow"/>
          </w:rPr>
          <w:t>coded as PRO-BAN</w:t>
        </w:r>
      </w:ins>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130DEFB2" w:rsidR="004C73E8" w:rsidRDefault="00C25779" w:rsidP="00757E33">
      <w:pPr>
        <w:shd w:val="clear" w:color="auto" w:fill="FFFFFF"/>
        <w:rPr>
          <w:rFonts w:ascii="Garamond" w:hAnsi="Garamond"/>
        </w:rPr>
      </w:pPr>
      <w:r>
        <w:rPr>
          <w:rFonts w:ascii="Garamond" w:hAnsi="Garamond"/>
        </w:rPr>
        <w:t xml:space="preserve">What result does the study support? </w:t>
      </w:r>
      <w:r w:rsidRPr="00696772">
        <w:rPr>
          <w:rFonts w:ascii="Garamond" w:hAnsi="Garamond"/>
          <w:b/>
          <w:rPrChange w:id="21" w:author="Kabir Khanna" w:date="2016-07-10T18:51:00Z">
            <w:rPr>
              <w:rFonts w:ascii="Garamond" w:hAnsi="Garamond"/>
            </w:rPr>
          </w:rPrChange>
        </w:rPr>
        <w:t xml:space="preserve">[If respondent is assigned to </w:t>
      </w:r>
      <w:del w:id="22" w:author="Kabir Khanna" w:date="2016-07-10T18:50:00Z">
        <w:r w:rsidRPr="00696772" w:rsidDel="00696772">
          <w:rPr>
            <w:rFonts w:ascii="Garamond" w:hAnsi="Garamond"/>
            <w:b/>
            <w:rPrChange w:id="23" w:author="Kabir Khanna" w:date="2016-07-10T18:51:00Z">
              <w:rPr>
                <w:rFonts w:ascii="Garamond" w:hAnsi="Garamond"/>
              </w:rPr>
            </w:rPrChange>
          </w:rPr>
          <w:delText>Accuracy</w:delText>
        </w:r>
        <w:r w:rsidR="00393159" w:rsidRPr="00696772" w:rsidDel="00696772">
          <w:rPr>
            <w:rFonts w:ascii="Garamond" w:hAnsi="Garamond"/>
            <w:b/>
            <w:rPrChange w:id="24" w:author="Kabir Khanna" w:date="2016-07-10T18:51:00Z">
              <w:rPr>
                <w:rFonts w:ascii="Garamond" w:hAnsi="Garamond"/>
              </w:rPr>
            </w:rPrChange>
          </w:rPr>
          <w:delText xml:space="preserve"> 1</w:delText>
        </w:r>
      </w:del>
      <w:ins w:id="25" w:author="Kabir Khanna" w:date="2016-07-10T18:50:00Z">
        <w:r w:rsidR="00696772" w:rsidRPr="00696772">
          <w:rPr>
            <w:rFonts w:ascii="Garamond" w:hAnsi="Garamond"/>
            <w:b/>
            <w:rPrChange w:id="26" w:author="Kabir Khanna" w:date="2016-07-10T18:51:00Z">
              <w:rPr>
                <w:rFonts w:ascii="Garamond" w:hAnsi="Garamond"/>
              </w:rPr>
            </w:rPrChange>
          </w:rPr>
          <w:t>ACCURACY 1</w:t>
        </w:r>
      </w:ins>
      <w:del w:id="27" w:author="Kabir Khanna" w:date="2016-07-10T18:51:00Z">
        <w:r w:rsidRPr="00696772" w:rsidDel="00696772">
          <w:rPr>
            <w:rFonts w:ascii="Garamond" w:hAnsi="Garamond"/>
            <w:b/>
            <w:rPrChange w:id="28" w:author="Kabir Khanna" w:date="2016-07-10T18:51:00Z">
              <w:rPr>
                <w:rFonts w:ascii="Garamond" w:hAnsi="Garamond"/>
              </w:rPr>
            </w:rPrChange>
          </w:rPr>
          <w:delText xml:space="preserve"> Condition</w:delText>
        </w:r>
      </w:del>
      <w:r w:rsidRPr="00696772">
        <w:rPr>
          <w:rFonts w:ascii="Garamond" w:hAnsi="Garamond"/>
          <w:b/>
          <w:rPrChange w:id="29" w:author="Kabir Khanna" w:date="2016-07-10T18:51:00Z">
            <w:rPr>
              <w:rFonts w:ascii="Garamond" w:hAnsi="Garamond"/>
            </w:rPr>
          </w:rPrChange>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65A1905D" w:rsidR="001E6149" w:rsidRDefault="004A61E0" w:rsidP="00C25779">
      <w:pPr>
        <w:tabs>
          <w:tab w:val="left" w:pos="450"/>
        </w:tabs>
        <w:spacing w:after="200"/>
        <w:jc w:val="center"/>
        <w:rPr>
          <w:rFonts w:ascii="Garamond" w:hAnsi="Garamond"/>
          <w:b/>
        </w:rPr>
      </w:pPr>
      <w:bookmarkStart w:id="30" w:name="PTQ"/>
      <w:bookmarkEnd w:id="30"/>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7C4012B8" w14:textId="5AB286B2" w:rsidR="009059A4" w:rsidRPr="00C3700A" w:rsidRDefault="009059A4" w:rsidP="009059A4">
      <w:pPr>
        <w:pStyle w:val="Default"/>
        <w:rPr>
          <w:rFonts w:ascii="Garamond" w:hAnsi="Garamond" w:cs="Garamond"/>
        </w:rPr>
      </w:pPr>
      <w:proofErr w:type="gramStart"/>
      <w:r w:rsidRPr="00C3700A">
        <w:rPr>
          <w:rFonts w:ascii="Garamond" w:hAnsi="Garamond" w:cs="Garamond"/>
        </w:rPr>
        <w:t>A few questions about the study.</w:t>
      </w:r>
      <w:proofErr w:type="gramEnd"/>
    </w:p>
    <w:p w14:paraId="5D13C67D" w14:textId="77777777" w:rsidR="009059A4" w:rsidRDefault="009059A4" w:rsidP="009059A4">
      <w:pPr>
        <w:pStyle w:val="Default"/>
        <w:rPr>
          <w:rFonts w:ascii="Garamond" w:hAnsi="Garamond" w:cs="Garamond"/>
        </w:rPr>
      </w:pPr>
    </w:p>
    <w:p w14:paraId="49767DE8" w14:textId="58FE9A60" w:rsidR="007E4C4A" w:rsidRDefault="00A937C6" w:rsidP="00D40E00">
      <w:pPr>
        <w:pStyle w:val="Default"/>
        <w:rPr>
          <w:rFonts w:ascii="Garamond" w:hAnsi="Garamond" w:cs="Garamond"/>
        </w:rPr>
      </w:pPr>
      <w:bookmarkStart w:id="31" w:name="Strength"/>
      <w:bookmarkEnd w:id="31"/>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32" w:name="Convincing"/>
      <w:bookmarkEnd w:id="32"/>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33" w:name="Bias"/>
      <w:bookmarkEnd w:id="33"/>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08F23D4" w14:textId="2F732D82" w:rsidR="007B2206" w:rsidRPr="00821BA7" w:rsidDel="00696772" w:rsidRDefault="006F20DC" w:rsidP="00821BA7">
      <w:pPr>
        <w:pStyle w:val="Default"/>
        <w:rPr>
          <w:del w:id="34" w:author="Kabir Khanna" w:date="2016-07-10T18:50:00Z"/>
          <w:rFonts w:ascii="Garamond" w:hAnsi="Garamond" w:cs="Garamond"/>
        </w:rPr>
      </w:pPr>
      <w:bookmarkStart w:id="35" w:name="Recall"/>
      <w:bookmarkEnd w:id="35"/>
      <w:del w:id="36" w:author="Kabir Khanna" w:date="2016-07-10T18:50:00Z">
        <w:r w:rsidDel="00696772">
          <w:rPr>
            <w:rFonts w:ascii="Garamond" w:hAnsi="Garamond" w:cs="Garamond"/>
          </w:rPr>
          <w:delText>How many</w:delText>
        </w:r>
        <w:r w:rsidR="009E21B1" w:rsidDel="00696772">
          <w:rPr>
            <w:rFonts w:ascii="Garamond" w:hAnsi="Garamond" w:cs="Garamond"/>
          </w:rPr>
          <w:delText xml:space="preserve"> cities</w:delText>
        </w:r>
        <w:r w:rsidDel="00696772">
          <w:rPr>
            <w:rFonts w:ascii="Garamond" w:hAnsi="Garamond" w:cs="Garamond"/>
          </w:rPr>
          <w:delText xml:space="preserve"> were</w:delText>
        </w:r>
        <w:r w:rsidR="009E21B1" w:rsidDel="00696772">
          <w:rPr>
            <w:rFonts w:ascii="Garamond" w:hAnsi="Garamond" w:cs="Garamond"/>
          </w:rPr>
          <w:delText xml:space="preserve"> in each of the f</w:delText>
        </w:r>
        <w:r w:rsidR="001325C1" w:rsidDel="00696772">
          <w:rPr>
            <w:rFonts w:ascii="Garamond" w:hAnsi="Garamond" w:cs="Garamond"/>
          </w:rPr>
          <w:delText>our cells in the table</w:delText>
        </w:r>
        <w:r w:rsidR="00A16DBA" w:rsidDel="00696772">
          <w:rPr>
            <w:rFonts w:ascii="Garamond" w:hAnsi="Garamond" w:cs="Garamond"/>
          </w:rPr>
          <w:delText xml:space="preserve"> of results</w:delText>
        </w:r>
        <w:r w:rsidR="001325C1" w:rsidDel="00696772">
          <w:rPr>
            <w:rFonts w:ascii="Garamond" w:hAnsi="Garamond" w:cs="Garamond"/>
          </w:rPr>
          <w:delText>?</w:delText>
        </w:r>
        <w:r w:rsidR="00A16DBA" w:rsidDel="00696772">
          <w:rPr>
            <w:rFonts w:ascii="Garamond" w:hAnsi="Garamond" w:cs="Garamond"/>
          </w:rPr>
          <w:delText xml:space="preserve"> </w:delText>
        </w:r>
        <w:r w:rsidR="009E21B1" w:rsidDel="00696772">
          <w:rPr>
            <w:rFonts w:ascii="Garamond" w:hAnsi="Garamond" w:cs="Garamond"/>
          </w:rPr>
          <w:delText xml:space="preserve">Please </w:delText>
        </w:r>
        <w:r w:rsidR="00E177A6" w:rsidDel="00696772">
          <w:rPr>
            <w:rFonts w:ascii="Garamond" w:hAnsi="Garamond" w:cs="Garamond"/>
          </w:rPr>
          <w:delText>fill out the</w:delText>
        </w:r>
        <w:r w:rsidR="009E21B1" w:rsidDel="00696772">
          <w:rPr>
            <w:rFonts w:ascii="Garamond" w:hAnsi="Garamond" w:cs="Garamond"/>
          </w:rPr>
          <w:delText xml:space="preserve"> </w:delText>
        </w:r>
        <w:r w:rsidR="00E177A6" w:rsidDel="00696772">
          <w:rPr>
            <w:rFonts w:ascii="Garamond" w:hAnsi="Garamond" w:cs="Garamond"/>
          </w:rPr>
          <w:delText xml:space="preserve">table </w:delText>
        </w:r>
        <w:r w:rsidR="009E21B1" w:rsidDel="00696772">
          <w:rPr>
            <w:rFonts w:ascii="Garamond" w:hAnsi="Garamond" w:cs="Garamond"/>
          </w:rPr>
          <w:delText>below to the best of your ability.</w:delText>
        </w:r>
        <w:r w:rsidR="00AB52EB" w:rsidDel="00696772">
          <w:rPr>
            <w:rFonts w:ascii="Garamond" w:hAnsi="Garamond" w:cs="Garamond"/>
          </w:rPr>
          <w:delText xml:space="preserve"> You will earn an additional $0.</w:delText>
        </w:r>
        <w:r w:rsidR="00F153BB" w:rsidDel="00696772">
          <w:rPr>
            <w:rFonts w:ascii="Garamond" w:hAnsi="Garamond" w:cs="Garamond"/>
          </w:rPr>
          <w:delText>25</w:delText>
        </w:r>
        <w:r w:rsidR="00AB52EB" w:rsidDel="00696772">
          <w:rPr>
            <w:rFonts w:ascii="Garamond" w:hAnsi="Garamond" w:cs="Garamond"/>
          </w:rPr>
          <w:delText xml:space="preserve"> for each cell you fill out correctly.</w:delText>
        </w:r>
      </w:del>
    </w:p>
    <w:p w14:paraId="1533627D" w14:textId="70A59DA7" w:rsidR="00A37417" w:rsidDel="00696772" w:rsidRDefault="00A37417" w:rsidP="007B2206">
      <w:pPr>
        <w:outlineLvl w:val="0"/>
        <w:rPr>
          <w:del w:id="37" w:author="Kabir Khanna" w:date="2016-07-10T18:50:00Z"/>
          <w:rFonts w:ascii="Garamond" w:hAnsi="Garamond"/>
        </w:rPr>
      </w:pPr>
    </w:p>
    <w:p w14:paraId="379B63AD" w14:textId="009B12D9" w:rsidR="00A77E84" w:rsidRPr="00302F90" w:rsidDel="00696772" w:rsidRDefault="00830A71" w:rsidP="00A77E84">
      <w:pPr>
        <w:outlineLvl w:val="0"/>
        <w:rPr>
          <w:del w:id="38" w:author="Kabir Khanna" w:date="2016-07-10T18:50:00Z"/>
          <w:rFonts w:ascii="Garamond" w:hAnsi="Garamond"/>
          <w:b/>
        </w:rPr>
      </w:pPr>
      <w:del w:id="39" w:author="Kabir Khanna" w:date="2016-07-10T18:50:00Z">
        <w:r w:rsidRPr="00302F90" w:rsidDel="00696772">
          <w:rPr>
            <w:rFonts w:ascii="Garamond" w:hAnsi="Garamond"/>
            <w:b/>
          </w:rPr>
          <w:delText>[If</w:delText>
        </w:r>
        <w:r w:rsidR="00A77E84" w:rsidRPr="00302F90" w:rsidDel="00696772">
          <w:rPr>
            <w:rFonts w:ascii="Garamond" w:hAnsi="Garamond"/>
            <w:b/>
          </w:rPr>
          <w:delText xml:space="preserve"> </w:delText>
        </w:r>
        <w:r w:rsidR="001C27D0" w:rsidRPr="00302F90" w:rsidDel="00696772">
          <w:rPr>
            <w:rFonts w:ascii="Garamond" w:hAnsi="Garamond"/>
            <w:b/>
          </w:rPr>
          <w:delText>respondent is assigned to Pro-Ban</w:delText>
        </w:r>
        <w:r w:rsidR="00A77E84" w:rsidRPr="00302F90" w:rsidDel="00696772">
          <w:rPr>
            <w:rFonts w:ascii="Garamond" w:hAnsi="Garamond"/>
            <w:b/>
          </w:rPr>
          <w:delText xml:space="preserve"> Condition</w:delText>
        </w:r>
        <w:r w:rsidR="00C07C85" w:rsidRPr="00302F90" w:rsidDel="00696772">
          <w:rPr>
            <w:rFonts w:ascii="Garamond" w:hAnsi="Garamond"/>
            <w:b/>
          </w:rPr>
          <w:delText>, display following table</w:delText>
        </w:r>
        <w:r w:rsidRPr="00302F90" w:rsidDel="00696772">
          <w:rPr>
            <w:rFonts w:ascii="Garamond" w:hAnsi="Garamond"/>
            <w:b/>
          </w:rPr>
          <w:delText>:]</w:delText>
        </w:r>
      </w:del>
    </w:p>
    <w:tbl>
      <w:tblPr>
        <w:tblStyle w:val="TableGrid"/>
        <w:tblW w:w="0" w:type="auto"/>
        <w:tblLook w:val="0420" w:firstRow="1" w:lastRow="0" w:firstColumn="0" w:lastColumn="0" w:noHBand="0" w:noVBand="1"/>
      </w:tblPr>
      <w:tblGrid>
        <w:gridCol w:w="3168"/>
        <w:gridCol w:w="2064"/>
        <w:gridCol w:w="1986"/>
      </w:tblGrid>
      <w:tr w:rsidR="00A77E84" w:rsidRPr="00104304" w:rsidDel="00696772" w14:paraId="7AD5F838" w14:textId="044676F1" w:rsidTr="00D75288">
        <w:trPr>
          <w:trHeight w:val="287"/>
          <w:del w:id="40" w:author="Kabir Khanna" w:date="2016-07-10T18:50:00Z"/>
        </w:trPr>
        <w:tc>
          <w:tcPr>
            <w:tcW w:w="3168" w:type="dxa"/>
            <w:hideMark/>
          </w:tcPr>
          <w:p w14:paraId="5F4BC0AF" w14:textId="582EBE7C" w:rsidR="00A77E84" w:rsidRPr="00104304" w:rsidDel="00696772" w:rsidRDefault="00A77E84" w:rsidP="004F54B7">
            <w:pPr>
              <w:rPr>
                <w:del w:id="41" w:author="Kabir Khanna" w:date="2016-07-10T18:50:00Z"/>
                <w:rFonts w:ascii="Garamond" w:hAnsi="Garamond"/>
              </w:rPr>
            </w:pPr>
          </w:p>
        </w:tc>
        <w:tc>
          <w:tcPr>
            <w:tcW w:w="2064" w:type="dxa"/>
            <w:hideMark/>
          </w:tcPr>
          <w:p w14:paraId="782BD56F" w14:textId="23E962F2" w:rsidR="00A77E84" w:rsidRPr="00104304" w:rsidDel="00696772" w:rsidRDefault="00A77E84" w:rsidP="004F54B7">
            <w:pPr>
              <w:rPr>
                <w:del w:id="42" w:author="Kabir Khanna" w:date="2016-07-10T18:50:00Z"/>
                <w:rFonts w:ascii="Garamond" w:hAnsi="Garamond"/>
              </w:rPr>
            </w:pPr>
            <w:del w:id="43" w:author="Kabir Khanna" w:date="2016-07-10T18:50:00Z">
              <w:r w:rsidDel="00696772">
                <w:rPr>
                  <w:rFonts w:ascii="Garamond" w:hAnsi="Garamond"/>
                  <w:bCs/>
                </w:rPr>
                <w:delText>Increase in crime</w:delText>
              </w:r>
            </w:del>
          </w:p>
        </w:tc>
        <w:tc>
          <w:tcPr>
            <w:tcW w:w="1986" w:type="dxa"/>
            <w:hideMark/>
          </w:tcPr>
          <w:p w14:paraId="44A7F7B0" w14:textId="5E191BA5" w:rsidR="00A77E84" w:rsidRPr="00104304" w:rsidDel="00696772" w:rsidRDefault="00A77E84" w:rsidP="004F54B7">
            <w:pPr>
              <w:rPr>
                <w:del w:id="44" w:author="Kabir Khanna" w:date="2016-07-10T18:50:00Z"/>
                <w:rFonts w:ascii="Garamond" w:hAnsi="Garamond"/>
              </w:rPr>
            </w:pPr>
            <w:del w:id="45" w:author="Kabir Khanna" w:date="2016-07-10T18:50:00Z">
              <w:r w:rsidDel="00696772">
                <w:rPr>
                  <w:rFonts w:ascii="Garamond" w:hAnsi="Garamond"/>
                  <w:bCs/>
                </w:rPr>
                <w:delText>Decrease in crime</w:delText>
              </w:r>
            </w:del>
          </w:p>
        </w:tc>
      </w:tr>
      <w:tr w:rsidR="00A77E84" w:rsidRPr="00104304" w:rsidDel="00696772" w14:paraId="53C6C902" w14:textId="1D23A484" w:rsidTr="00D75288">
        <w:trPr>
          <w:trHeight w:val="539"/>
          <w:del w:id="46" w:author="Kabir Khanna" w:date="2016-07-10T18:50:00Z"/>
        </w:trPr>
        <w:tc>
          <w:tcPr>
            <w:tcW w:w="3168" w:type="dxa"/>
            <w:hideMark/>
          </w:tcPr>
          <w:p w14:paraId="7DA08203" w14:textId="4DAB1753" w:rsidR="00A77E84" w:rsidRPr="00104304" w:rsidDel="00696772" w:rsidRDefault="00A77E84" w:rsidP="004F54B7">
            <w:pPr>
              <w:rPr>
                <w:del w:id="47" w:author="Kabir Khanna" w:date="2016-07-10T18:50:00Z"/>
                <w:rFonts w:ascii="Garamond" w:hAnsi="Garamond"/>
                <w:b/>
              </w:rPr>
            </w:pPr>
            <w:del w:id="48" w:author="Kabir Khanna" w:date="2016-07-10T18:50:00Z">
              <w:r w:rsidRPr="00041CD6" w:rsidDel="00696772">
                <w:rPr>
                  <w:rFonts w:ascii="Garamond" w:hAnsi="Garamond"/>
                </w:rPr>
                <w:delText xml:space="preserve">Cities that </w:delText>
              </w:r>
              <w:r w:rsidRPr="00041CD6" w:rsidDel="00696772">
                <w:rPr>
                  <w:rFonts w:ascii="Garamond" w:hAnsi="Garamond"/>
                  <w:u w:val="single"/>
                </w:rPr>
                <w:delText>did</w:delText>
              </w:r>
              <w:r w:rsidRPr="00041CD6" w:rsidDel="00696772">
                <w:rPr>
                  <w:rFonts w:ascii="Garamond" w:hAnsi="Garamond"/>
                </w:rPr>
                <w:delText xml:space="preserve"> ban</w:delText>
              </w:r>
              <w:r w:rsidDel="00696772">
                <w:rPr>
                  <w:rFonts w:ascii="Garamond" w:hAnsi="Garamond"/>
                </w:rPr>
                <w:delText xml:space="preserve"> carrying</w:delText>
              </w:r>
              <w:r w:rsidRPr="00041CD6" w:rsidDel="00696772">
                <w:rPr>
                  <w:rFonts w:ascii="Garamond" w:hAnsi="Garamond"/>
                </w:rPr>
                <w:delText xml:space="preserve"> concealed handguns in public</w:delText>
              </w:r>
            </w:del>
          </w:p>
        </w:tc>
        <w:tc>
          <w:tcPr>
            <w:tcW w:w="2064" w:type="dxa"/>
            <w:hideMark/>
          </w:tcPr>
          <w:p w14:paraId="11A8AF18" w14:textId="37AAB421" w:rsidR="00A77E84" w:rsidRPr="00104304" w:rsidDel="00696772" w:rsidRDefault="00A77E84" w:rsidP="004F54B7">
            <w:pPr>
              <w:rPr>
                <w:del w:id="49" w:author="Kabir Khanna" w:date="2016-07-10T18:50:00Z"/>
                <w:rFonts w:ascii="Garamond" w:hAnsi="Garamond"/>
              </w:rPr>
            </w:pPr>
          </w:p>
        </w:tc>
        <w:tc>
          <w:tcPr>
            <w:tcW w:w="1986" w:type="dxa"/>
            <w:hideMark/>
          </w:tcPr>
          <w:p w14:paraId="0F51E4E4" w14:textId="2ACD32D3" w:rsidR="00A77E84" w:rsidRPr="00104304" w:rsidDel="00696772" w:rsidRDefault="00A77E84" w:rsidP="004F54B7">
            <w:pPr>
              <w:rPr>
                <w:del w:id="50" w:author="Kabir Khanna" w:date="2016-07-10T18:50:00Z"/>
                <w:rFonts w:ascii="Garamond" w:hAnsi="Garamond"/>
              </w:rPr>
            </w:pPr>
          </w:p>
        </w:tc>
      </w:tr>
      <w:tr w:rsidR="00A77E84" w:rsidRPr="00104304" w:rsidDel="00696772" w14:paraId="10682B30" w14:textId="6385737E" w:rsidTr="00D75288">
        <w:trPr>
          <w:trHeight w:val="539"/>
          <w:del w:id="51" w:author="Kabir Khanna" w:date="2016-07-10T18:50:00Z"/>
        </w:trPr>
        <w:tc>
          <w:tcPr>
            <w:tcW w:w="3168" w:type="dxa"/>
            <w:hideMark/>
          </w:tcPr>
          <w:p w14:paraId="0C1A24D3" w14:textId="71357472" w:rsidR="00A77E84" w:rsidRPr="00104304" w:rsidDel="00696772" w:rsidRDefault="00A77E84" w:rsidP="004F54B7">
            <w:pPr>
              <w:rPr>
                <w:del w:id="52" w:author="Kabir Khanna" w:date="2016-07-10T18:50:00Z"/>
                <w:rFonts w:ascii="Garamond" w:hAnsi="Garamond"/>
                <w:b/>
              </w:rPr>
            </w:pPr>
            <w:del w:id="53" w:author="Kabir Khanna" w:date="2016-07-10T18:50:00Z">
              <w:r w:rsidRPr="00041CD6" w:rsidDel="00696772">
                <w:rPr>
                  <w:rFonts w:ascii="Garamond" w:hAnsi="Garamond"/>
                </w:rPr>
                <w:delText xml:space="preserve">Cities that </w:delText>
              </w:r>
              <w:r w:rsidRPr="00041CD6" w:rsidDel="00696772">
                <w:rPr>
                  <w:rFonts w:ascii="Garamond" w:hAnsi="Garamond"/>
                  <w:u w:val="single"/>
                </w:rPr>
                <w:delText>di</w:delText>
              </w:r>
              <w:r w:rsidDel="00696772">
                <w:rPr>
                  <w:rFonts w:ascii="Garamond" w:hAnsi="Garamond"/>
                  <w:u w:val="single"/>
                </w:rPr>
                <w:delText>d not</w:delText>
              </w:r>
              <w:r w:rsidRPr="00041CD6" w:rsidDel="00696772">
                <w:rPr>
                  <w:rFonts w:ascii="Garamond" w:hAnsi="Garamond"/>
                </w:rPr>
                <w:delText xml:space="preserve"> ban</w:delText>
              </w:r>
              <w:r w:rsidDel="00696772">
                <w:rPr>
                  <w:rFonts w:ascii="Garamond" w:hAnsi="Garamond"/>
                </w:rPr>
                <w:delText xml:space="preserve"> carrying</w:delText>
              </w:r>
              <w:r w:rsidRPr="00041CD6" w:rsidDel="00696772">
                <w:rPr>
                  <w:rFonts w:ascii="Garamond" w:hAnsi="Garamond"/>
                </w:rPr>
                <w:delText xml:space="preserve"> concealed handguns in public</w:delText>
              </w:r>
            </w:del>
          </w:p>
        </w:tc>
        <w:tc>
          <w:tcPr>
            <w:tcW w:w="2064" w:type="dxa"/>
            <w:hideMark/>
          </w:tcPr>
          <w:p w14:paraId="620376FC" w14:textId="2AC1229D" w:rsidR="00A77E84" w:rsidRPr="00104304" w:rsidDel="00696772" w:rsidRDefault="00A77E84" w:rsidP="004F54B7">
            <w:pPr>
              <w:rPr>
                <w:del w:id="54" w:author="Kabir Khanna" w:date="2016-07-10T18:50:00Z"/>
                <w:rFonts w:ascii="Garamond" w:hAnsi="Garamond"/>
              </w:rPr>
            </w:pPr>
          </w:p>
        </w:tc>
        <w:tc>
          <w:tcPr>
            <w:tcW w:w="1986" w:type="dxa"/>
            <w:hideMark/>
          </w:tcPr>
          <w:p w14:paraId="39F89490" w14:textId="4E59BBC6" w:rsidR="00A77E84" w:rsidRPr="00104304" w:rsidDel="00696772" w:rsidRDefault="00A77E84" w:rsidP="004F54B7">
            <w:pPr>
              <w:rPr>
                <w:del w:id="55" w:author="Kabir Khanna" w:date="2016-07-10T18:50:00Z"/>
                <w:rFonts w:ascii="Garamond" w:hAnsi="Garamond"/>
              </w:rPr>
            </w:pPr>
          </w:p>
        </w:tc>
      </w:tr>
    </w:tbl>
    <w:p w14:paraId="074D7FDF" w14:textId="11AC9D71" w:rsidR="00A77E84" w:rsidDel="00696772" w:rsidRDefault="00A77E84" w:rsidP="007B2206">
      <w:pPr>
        <w:outlineLvl w:val="0"/>
        <w:rPr>
          <w:del w:id="56" w:author="Kabir Khanna" w:date="2016-07-10T18:50:00Z"/>
          <w:rFonts w:ascii="Garamond" w:hAnsi="Garamond"/>
        </w:rPr>
      </w:pPr>
    </w:p>
    <w:p w14:paraId="7CD29921" w14:textId="4CB3BCDC" w:rsidR="007B2206" w:rsidRPr="00302F90" w:rsidDel="00696772" w:rsidRDefault="00830A71" w:rsidP="007B2206">
      <w:pPr>
        <w:outlineLvl w:val="0"/>
        <w:rPr>
          <w:del w:id="57" w:author="Kabir Khanna" w:date="2016-07-10T18:50:00Z"/>
          <w:rFonts w:ascii="Garamond" w:hAnsi="Garamond"/>
          <w:b/>
        </w:rPr>
      </w:pPr>
      <w:del w:id="58" w:author="Kabir Khanna" w:date="2016-07-10T18:50:00Z">
        <w:r w:rsidRPr="00302F90" w:rsidDel="00696772">
          <w:rPr>
            <w:rFonts w:ascii="Garamond" w:hAnsi="Garamond"/>
            <w:b/>
          </w:rPr>
          <w:delText>[</w:delText>
        </w:r>
        <w:r w:rsidR="001C27D0" w:rsidRPr="00302F90" w:rsidDel="00696772">
          <w:rPr>
            <w:rFonts w:ascii="Garamond" w:hAnsi="Garamond"/>
            <w:b/>
          </w:rPr>
          <w:delText>If respondent is assigned to Anti-Ban Condition, display following table:</w:delText>
        </w:r>
        <w:r w:rsidRPr="00302F90" w:rsidDel="00696772">
          <w:rPr>
            <w:rFonts w:ascii="Garamond" w:hAnsi="Garamond"/>
            <w:b/>
          </w:rPr>
          <w:delText>]</w:delText>
        </w:r>
      </w:del>
    </w:p>
    <w:tbl>
      <w:tblPr>
        <w:tblStyle w:val="TableGrid"/>
        <w:tblW w:w="0" w:type="auto"/>
        <w:tblLook w:val="0420" w:firstRow="1" w:lastRow="0" w:firstColumn="0" w:lastColumn="0" w:noHBand="0" w:noVBand="1"/>
      </w:tblPr>
      <w:tblGrid>
        <w:gridCol w:w="3168"/>
        <w:gridCol w:w="2064"/>
        <w:gridCol w:w="1986"/>
      </w:tblGrid>
      <w:tr w:rsidR="007B2206" w:rsidRPr="00104304" w:rsidDel="00696772" w14:paraId="3E1C93BC" w14:textId="3E3B2C84" w:rsidTr="00D75288">
        <w:trPr>
          <w:trHeight w:val="233"/>
          <w:del w:id="59" w:author="Kabir Khanna" w:date="2016-07-10T18:50:00Z"/>
        </w:trPr>
        <w:tc>
          <w:tcPr>
            <w:tcW w:w="3168" w:type="dxa"/>
            <w:hideMark/>
          </w:tcPr>
          <w:p w14:paraId="3649755C" w14:textId="266110E0" w:rsidR="007B2206" w:rsidRPr="00104304" w:rsidDel="00696772" w:rsidRDefault="007B2206" w:rsidP="004F54B7">
            <w:pPr>
              <w:rPr>
                <w:del w:id="60" w:author="Kabir Khanna" w:date="2016-07-10T18:50:00Z"/>
                <w:rFonts w:ascii="Garamond" w:hAnsi="Garamond"/>
              </w:rPr>
            </w:pPr>
          </w:p>
        </w:tc>
        <w:tc>
          <w:tcPr>
            <w:tcW w:w="2064" w:type="dxa"/>
            <w:hideMark/>
          </w:tcPr>
          <w:p w14:paraId="3B282A41" w14:textId="173BBCCA" w:rsidR="007B2206" w:rsidRPr="00104304" w:rsidDel="00696772" w:rsidRDefault="007B2206" w:rsidP="004F54B7">
            <w:pPr>
              <w:rPr>
                <w:del w:id="61" w:author="Kabir Khanna" w:date="2016-07-10T18:50:00Z"/>
                <w:rFonts w:ascii="Garamond" w:hAnsi="Garamond"/>
              </w:rPr>
            </w:pPr>
            <w:del w:id="62" w:author="Kabir Khanna" w:date="2016-07-10T18:50:00Z">
              <w:r w:rsidDel="00696772">
                <w:rPr>
                  <w:rFonts w:ascii="Garamond" w:hAnsi="Garamond"/>
                  <w:bCs/>
                </w:rPr>
                <w:delText>Decrease in crime</w:delText>
              </w:r>
            </w:del>
          </w:p>
        </w:tc>
        <w:tc>
          <w:tcPr>
            <w:tcW w:w="1986" w:type="dxa"/>
            <w:hideMark/>
          </w:tcPr>
          <w:p w14:paraId="0EE9E5AB" w14:textId="76693C4C" w:rsidR="007B2206" w:rsidRPr="00104304" w:rsidDel="00696772" w:rsidRDefault="007B2206" w:rsidP="004F54B7">
            <w:pPr>
              <w:rPr>
                <w:del w:id="63" w:author="Kabir Khanna" w:date="2016-07-10T18:50:00Z"/>
                <w:rFonts w:ascii="Garamond" w:hAnsi="Garamond"/>
              </w:rPr>
            </w:pPr>
            <w:del w:id="64" w:author="Kabir Khanna" w:date="2016-07-10T18:50:00Z">
              <w:r w:rsidDel="00696772">
                <w:rPr>
                  <w:rFonts w:ascii="Garamond" w:hAnsi="Garamond"/>
                  <w:bCs/>
                </w:rPr>
                <w:delText>Increase in crime</w:delText>
              </w:r>
            </w:del>
          </w:p>
        </w:tc>
      </w:tr>
      <w:tr w:rsidR="007B2206" w:rsidRPr="00104304" w:rsidDel="00696772" w14:paraId="41800F25" w14:textId="734FECA4" w:rsidTr="00D75288">
        <w:trPr>
          <w:trHeight w:val="485"/>
          <w:del w:id="65" w:author="Kabir Khanna" w:date="2016-07-10T18:50:00Z"/>
        </w:trPr>
        <w:tc>
          <w:tcPr>
            <w:tcW w:w="3168" w:type="dxa"/>
            <w:hideMark/>
          </w:tcPr>
          <w:p w14:paraId="695C5921" w14:textId="14F19014" w:rsidR="007B2206" w:rsidRPr="00104304" w:rsidDel="00696772" w:rsidRDefault="007B2206" w:rsidP="004F54B7">
            <w:pPr>
              <w:rPr>
                <w:del w:id="66" w:author="Kabir Khanna" w:date="2016-07-10T18:50:00Z"/>
                <w:rFonts w:ascii="Garamond" w:hAnsi="Garamond"/>
                <w:b/>
              </w:rPr>
            </w:pPr>
            <w:del w:id="67" w:author="Kabir Khanna" w:date="2016-07-10T18:50:00Z">
              <w:r w:rsidRPr="00041CD6" w:rsidDel="00696772">
                <w:rPr>
                  <w:rFonts w:ascii="Garamond" w:hAnsi="Garamond"/>
                </w:rPr>
                <w:delText xml:space="preserve">Cities that </w:delText>
              </w:r>
              <w:r w:rsidRPr="00041CD6" w:rsidDel="00696772">
                <w:rPr>
                  <w:rFonts w:ascii="Garamond" w:hAnsi="Garamond"/>
                  <w:u w:val="single"/>
                </w:rPr>
                <w:delText>did</w:delText>
              </w:r>
              <w:r w:rsidRPr="00041CD6" w:rsidDel="00696772">
                <w:rPr>
                  <w:rFonts w:ascii="Garamond" w:hAnsi="Garamond"/>
                </w:rPr>
                <w:delText xml:space="preserve"> ban</w:delText>
              </w:r>
              <w:r w:rsidDel="00696772">
                <w:rPr>
                  <w:rFonts w:ascii="Garamond" w:hAnsi="Garamond"/>
                </w:rPr>
                <w:delText xml:space="preserve"> carrying</w:delText>
              </w:r>
              <w:r w:rsidRPr="00041CD6" w:rsidDel="00696772">
                <w:rPr>
                  <w:rFonts w:ascii="Garamond" w:hAnsi="Garamond"/>
                </w:rPr>
                <w:delText xml:space="preserve"> concealed handguns in public</w:delText>
              </w:r>
            </w:del>
          </w:p>
        </w:tc>
        <w:tc>
          <w:tcPr>
            <w:tcW w:w="2064" w:type="dxa"/>
            <w:hideMark/>
          </w:tcPr>
          <w:p w14:paraId="16D42BEB" w14:textId="12310B40" w:rsidR="007B2206" w:rsidRPr="00104304" w:rsidDel="00696772" w:rsidRDefault="007B2206" w:rsidP="004F54B7">
            <w:pPr>
              <w:rPr>
                <w:del w:id="68" w:author="Kabir Khanna" w:date="2016-07-10T18:50:00Z"/>
                <w:rFonts w:ascii="Garamond" w:hAnsi="Garamond"/>
              </w:rPr>
            </w:pPr>
          </w:p>
        </w:tc>
        <w:tc>
          <w:tcPr>
            <w:tcW w:w="1986" w:type="dxa"/>
            <w:hideMark/>
          </w:tcPr>
          <w:p w14:paraId="64A5A38C" w14:textId="7E894603" w:rsidR="007B2206" w:rsidRPr="00104304" w:rsidDel="00696772" w:rsidRDefault="007B2206" w:rsidP="004F54B7">
            <w:pPr>
              <w:rPr>
                <w:del w:id="69" w:author="Kabir Khanna" w:date="2016-07-10T18:50:00Z"/>
                <w:rFonts w:ascii="Garamond" w:hAnsi="Garamond"/>
              </w:rPr>
            </w:pPr>
          </w:p>
        </w:tc>
      </w:tr>
      <w:tr w:rsidR="007B2206" w:rsidRPr="00104304" w:rsidDel="00696772" w14:paraId="675993CE" w14:textId="1DD2A88B" w:rsidTr="00D75288">
        <w:trPr>
          <w:trHeight w:val="476"/>
          <w:del w:id="70" w:author="Kabir Khanna" w:date="2016-07-10T18:50:00Z"/>
        </w:trPr>
        <w:tc>
          <w:tcPr>
            <w:tcW w:w="3168" w:type="dxa"/>
            <w:hideMark/>
          </w:tcPr>
          <w:p w14:paraId="68D1DDBF" w14:textId="4B50068C" w:rsidR="007B2206" w:rsidRPr="00104304" w:rsidDel="00696772" w:rsidRDefault="007B2206" w:rsidP="004F54B7">
            <w:pPr>
              <w:rPr>
                <w:del w:id="71" w:author="Kabir Khanna" w:date="2016-07-10T18:50:00Z"/>
                <w:rFonts w:ascii="Garamond" w:hAnsi="Garamond"/>
                <w:b/>
              </w:rPr>
            </w:pPr>
            <w:del w:id="72" w:author="Kabir Khanna" w:date="2016-07-10T18:50:00Z">
              <w:r w:rsidRPr="00041CD6" w:rsidDel="00696772">
                <w:rPr>
                  <w:rFonts w:ascii="Garamond" w:hAnsi="Garamond"/>
                </w:rPr>
                <w:delText xml:space="preserve">Cities that </w:delText>
              </w:r>
              <w:r w:rsidRPr="00041CD6" w:rsidDel="00696772">
                <w:rPr>
                  <w:rFonts w:ascii="Garamond" w:hAnsi="Garamond"/>
                  <w:u w:val="single"/>
                </w:rPr>
                <w:delText>di</w:delText>
              </w:r>
              <w:r w:rsidDel="00696772">
                <w:rPr>
                  <w:rFonts w:ascii="Garamond" w:hAnsi="Garamond"/>
                  <w:u w:val="single"/>
                </w:rPr>
                <w:delText>d not</w:delText>
              </w:r>
              <w:r w:rsidRPr="00041CD6" w:rsidDel="00696772">
                <w:rPr>
                  <w:rFonts w:ascii="Garamond" w:hAnsi="Garamond"/>
                </w:rPr>
                <w:delText xml:space="preserve"> ban</w:delText>
              </w:r>
              <w:r w:rsidDel="00696772">
                <w:rPr>
                  <w:rFonts w:ascii="Garamond" w:hAnsi="Garamond"/>
                </w:rPr>
                <w:delText xml:space="preserve"> carrying</w:delText>
              </w:r>
              <w:r w:rsidRPr="00041CD6" w:rsidDel="00696772">
                <w:rPr>
                  <w:rFonts w:ascii="Garamond" w:hAnsi="Garamond"/>
                </w:rPr>
                <w:delText xml:space="preserve"> concealed handguns in public</w:delText>
              </w:r>
            </w:del>
          </w:p>
        </w:tc>
        <w:tc>
          <w:tcPr>
            <w:tcW w:w="2064" w:type="dxa"/>
            <w:hideMark/>
          </w:tcPr>
          <w:p w14:paraId="5634EA63" w14:textId="5817FE80" w:rsidR="007B2206" w:rsidRPr="00104304" w:rsidDel="00696772" w:rsidRDefault="007B2206" w:rsidP="004F54B7">
            <w:pPr>
              <w:rPr>
                <w:del w:id="73" w:author="Kabir Khanna" w:date="2016-07-10T18:50:00Z"/>
                <w:rFonts w:ascii="Garamond" w:hAnsi="Garamond"/>
              </w:rPr>
            </w:pPr>
          </w:p>
        </w:tc>
        <w:tc>
          <w:tcPr>
            <w:tcW w:w="1986" w:type="dxa"/>
            <w:hideMark/>
          </w:tcPr>
          <w:p w14:paraId="4710B76C" w14:textId="2B8B65F1" w:rsidR="007B2206" w:rsidRPr="00104304" w:rsidDel="00696772" w:rsidRDefault="007B2206" w:rsidP="004F54B7">
            <w:pPr>
              <w:rPr>
                <w:del w:id="74" w:author="Kabir Khanna" w:date="2016-07-10T18:50:00Z"/>
                <w:rFonts w:ascii="Garamond" w:hAnsi="Garamond"/>
              </w:rPr>
            </w:pPr>
          </w:p>
        </w:tc>
      </w:tr>
    </w:tbl>
    <w:p w14:paraId="36092E08" w14:textId="359895BE" w:rsidR="009D068E" w:rsidDel="00696772" w:rsidRDefault="009D068E" w:rsidP="009D068E">
      <w:pPr>
        <w:pStyle w:val="Default"/>
        <w:rPr>
          <w:del w:id="75" w:author="Kabir Khanna" w:date="2016-07-10T18:50:00Z"/>
          <w:rFonts w:ascii="Garamond" w:hAnsi="Garamond" w:cs="Garamond"/>
        </w:rPr>
      </w:pPr>
    </w:p>
    <w:p w14:paraId="1D012759" w14:textId="39B56B2C" w:rsidR="00CF15C8" w:rsidDel="00696772" w:rsidRDefault="00CF15C8" w:rsidP="00CF15C8">
      <w:pPr>
        <w:pStyle w:val="Default"/>
        <w:jc w:val="center"/>
        <w:rPr>
          <w:del w:id="76" w:author="Kabir Khanna" w:date="2016-07-10T18:50:00Z"/>
          <w:rFonts w:ascii="Garamond" w:hAnsi="Garamond" w:cs="Garamond"/>
          <w:b/>
        </w:rPr>
      </w:pPr>
    </w:p>
    <w:p w14:paraId="79CDF9BF" w14:textId="7FDD45F5" w:rsidR="00CF15C8" w:rsidRPr="00CF15C8" w:rsidRDefault="00CF15C8" w:rsidP="00CF15C8">
      <w:pPr>
        <w:pStyle w:val="Default"/>
        <w:jc w:val="center"/>
        <w:rPr>
          <w:rFonts w:ascii="Garamond" w:hAnsi="Garamond" w:cs="Garamond"/>
          <w:b/>
        </w:rPr>
      </w:pPr>
      <w:del w:id="77" w:author="Kabir Khanna" w:date="2016-07-10T18:50:00Z">
        <w:r w:rsidRPr="00821BA7" w:rsidDel="00696772">
          <w:rPr>
            <w:rFonts w:ascii="Garamond" w:hAnsi="Garamond" w:cs="Garamond"/>
            <w:b/>
            <w:highlight w:val="yellow"/>
          </w:rPr>
          <w:delText>[PAGE BREAK]</w:delText>
        </w:r>
      </w:del>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78" w:name="CVD2"/>
      <w:bookmarkEnd w:id="78"/>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B9A5DD2"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 xml:space="preserve">f respondent is assigned to </w:t>
      </w:r>
      <w:del w:id="79" w:author="Kabir Khanna" w:date="2016-07-10T18:51:00Z">
        <w:r w:rsidR="00B37B75" w:rsidRPr="00821BA7" w:rsidDel="00696772">
          <w:rPr>
            <w:rFonts w:ascii="Garamond" w:hAnsi="Garamond"/>
            <w:b/>
            <w:highlight w:val="yellow"/>
          </w:rPr>
          <w:delText>Pro-Wage</w:delText>
        </w:r>
      </w:del>
      <w:ins w:id="80" w:author="Kabir Khanna" w:date="2016-07-10T18:51:00Z">
        <w:r w:rsidR="00696772">
          <w:rPr>
            <w:rFonts w:ascii="Garamond" w:hAnsi="Garamond"/>
            <w:b/>
            <w:highlight w:val="yellow"/>
          </w:rPr>
          <w:t>PRO-WAGE</w:t>
        </w:r>
      </w:ins>
      <w:r w:rsidR="00B37B75" w:rsidRPr="00821BA7">
        <w:rPr>
          <w:rFonts w:ascii="Garamond" w:hAnsi="Garamond"/>
          <w:b/>
          <w:highlight w:val="yellow"/>
        </w:rPr>
        <w:t xml:space="preserv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693E3897"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 xml:space="preserve">If respondent is assigned to </w:t>
      </w:r>
      <w:del w:id="81" w:author="Kabir Khanna" w:date="2016-07-10T18:51:00Z">
        <w:r w:rsidR="00B37B75" w:rsidRPr="00821BA7" w:rsidDel="00696772">
          <w:rPr>
            <w:rFonts w:ascii="Garamond" w:hAnsi="Garamond"/>
            <w:b/>
            <w:highlight w:val="yellow"/>
          </w:rPr>
          <w:delText>Anti-Wage</w:delText>
        </w:r>
      </w:del>
      <w:ins w:id="82" w:author="Kabir Khanna" w:date="2016-07-10T18:51:00Z">
        <w:r w:rsidR="00696772">
          <w:rPr>
            <w:rFonts w:ascii="Garamond" w:hAnsi="Garamond"/>
            <w:b/>
            <w:highlight w:val="yellow"/>
          </w:rPr>
          <w:t>ANTI-WAGE</w:t>
        </w:r>
      </w:ins>
      <w:r w:rsidR="00B37B75" w:rsidRPr="00821BA7">
        <w:rPr>
          <w:rFonts w:ascii="Garamond" w:hAnsi="Garamond"/>
          <w:b/>
          <w:highlight w:val="yellow"/>
        </w:rPr>
        <w:t xml:space="preserv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Pr>
          <w:rFonts w:ascii="Garamond" w:hAnsi="Garamond"/>
          <w:b/>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22C883D2" w:rsidR="00702C7B" w:rsidRDefault="00702C7B" w:rsidP="00702C7B">
      <w:pPr>
        <w:shd w:val="clear" w:color="auto" w:fill="FFFFFF"/>
        <w:rPr>
          <w:rFonts w:ascii="Garamond" w:hAnsi="Garamond"/>
        </w:rPr>
      </w:pPr>
      <w:r>
        <w:rPr>
          <w:rFonts w:ascii="Garamond" w:hAnsi="Garamond"/>
        </w:rPr>
        <w:t xml:space="preserve">What result does the study support? </w:t>
      </w:r>
      <w:r w:rsidRPr="00696772">
        <w:rPr>
          <w:rFonts w:ascii="Garamond" w:hAnsi="Garamond"/>
          <w:b/>
          <w:rPrChange w:id="83" w:author="Kabir Khanna" w:date="2016-07-10T18:51:00Z">
            <w:rPr>
              <w:rFonts w:ascii="Garamond" w:hAnsi="Garamond"/>
            </w:rPr>
          </w:rPrChange>
        </w:rPr>
        <w:t>[</w:t>
      </w:r>
      <w:r w:rsidR="0019643A" w:rsidRPr="00696772">
        <w:rPr>
          <w:rFonts w:ascii="Garamond" w:hAnsi="Garamond"/>
          <w:b/>
          <w:rPrChange w:id="84" w:author="Kabir Khanna" w:date="2016-07-10T18:51:00Z">
            <w:rPr>
              <w:rFonts w:ascii="Garamond" w:hAnsi="Garamond"/>
            </w:rPr>
          </w:rPrChange>
        </w:rPr>
        <w:t xml:space="preserve">If </w:t>
      </w:r>
      <w:r w:rsidR="00853A01" w:rsidRPr="00696772">
        <w:rPr>
          <w:rFonts w:ascii="Garamond" w:hAnsi="Garamond"/>
          <w:b/>
          <w:rPrChange w:id="85" w:author="Kabir Khanna" w:date="2016-07-10T18:51:00Z">
            <w:rPr>
              <w:rFonts w:ascii="Garamond" w:hAnsi="Garamond"/>
            </w:rPr>
          </w:rPrChange>
        </w:rPr>
        <w:t xml:space="preserve">respondent is assigned to </w:t>
      </w:r>
      <w:del w:id="86" w:author="Kabir Khanna" w:date="2016-07-10T18:51:00Z">
        <w:r w:rsidR="0019643A" w:rsidRPr="00696772" w:rsidDel="00696772">
          <w:rPr>
            <w:rFonts w:ascii="Garamond" w:hAnsi="Garamond"/>
            <w:b/>
            <w:rPrChange w:id="87" w:author="Kabir Khanna" w:date="2016-07-10T18:51:00Z">
              <w:rPr>
                <w:rFonts w:ascii="Garamond" w:hAnsi="Garamond"/>
              </w:rPr>
            </w:rPrChange>
          </w:rPr>
          <w:delText>Accuracy</w:delText>
        </w:r>
        <w:r w:rsidR="00853A01" w:rsidRPr="00696772" w:rsidDel="00696772">
          <w:rPr>
            <w:rFonts w:ascii="Garamond" w:hAnsi="Garamond"/>
            <w:b/>
            <w:rPrChange w:id="88" w:author="Kabir Khanna" w:date="2016-07-10T18:51:00Z">
              <w:rPr>
                <w:rFonts w:ascii="Garamond" w:hAnsi="Garamond"/>
              </w:rPr>
            </w:rPrChange>
          </w:rPr>
          <w:delText xml:space="preserve"> 2</w:delText>
        </w:r>
        <w:r w:rsidR="0019643A" w:rsidRPr="00696772" w:rsidDel="00696772">
          <w:rPr>
            <w:rFonts w:ascii="Garamond" w:hAnsi="Garamond"/>
            <w:b/>
            <w:rPrChange w:id="89" w:author="Kabir Khanna" w:date="2016-07-10T18:51:00Z">
              <w:rPr>
                <w:rFonts w:ascii="Garamond" w:hAnsi="Garamond"/>
              </w:rPr>
            </w:rPrChange>
          </w:rPr>
          <w:delText xml:space="preserve"> </w:delText>
        </w:r>
      </w:del>
      <w:ins w:id="90" w:author="Kabir Khanna" w:date="2016-07-10T18:51:00Z">
        <w:r w:rsidR="00696772" w:rsidRPr="00696772">
          <w:rPr>
            <w:rFonts w:ascii="Garamond" w:hAnsi="Garamond"/>
            <w:b/>
            <w:rPrChange w:id="91" w:author="Kabir Khanna" w:date="2016-07-10T18:51:00Z">
              <w:rPr>
                <w:rFonts w:ascii="Garamond" w:hAnsi="Garamond"/>
              </w:rPr>
            </w:rPrChange>
          </w:rPr>
          <w:t>ACCURACY 2</w:t>
        </w:r>
      </w:ins>
      <w:del w:id="92" w:author="Kabir Khanna" w:date="2016-07-10T18:51:00Z">
        <w:r w:rsidR="0019643A" w:rsidRPr="00696772" w:rsidDel="00696772">
          <w:rPr>
            <w:rFonts w:ascii="Garamond" w:hAnsi="Garamond"/>
            <w:b/>
            <w:rPrChange w:id="93" w:author="Kabir Khanna" w:date="2016-07-10T18:51:00Z">
              <w:rPr>
                <w:rFonts w:ascii="Garamond" w:hAnsi="Garamond"/>
              </w:rPr>
            </w:rPrChange>
          </w:rPr>
          <w:delText>Condition</w:delText>
        </w:r>
      </w:del>
      <w:r w:rsidR="007749F4" w:rsidRPr="00696772">
        <w:rPr>
          <w:rFonts w:ascii="Garamond" w:hAnsi="Garamond"/>
          <w:b/>
          <w:rPrChange w:id="94" w:author="Kabir Khanna" w:date="2016-07-10T18:51:00Z">
            <w:rPr>
              <w:rFonts w:ascii="Garamond" w:hAnsi="Garamond"/>
            </w:rPr>
          </w:rPrChange>
        </w:rPr>
        <w:t>, display following instruction on same line</w:t>
      </w:r>
      <w:r w:rsidRPr="00696772">
        <w:rPr>
          <w:rFonts w:ascii="Garamond" w:hAnsi="Garamond"/>
          <w:b/>
          <w:rPrChange w:id="95" w:author="Kabir Khanna" w:date="2016-07-10T18:51:00Z">
            <w:rPr>
              <w:rFonts w:ascii="Garamond" w:hAnsi="Garamond"/>
            </w:rPr>
          </w:rPrChange>
        </w:rPr>
        <w:t>:]</w:t>
      </w:r>
      <w:r>
        <w:rPr>
          <w:rFonts w:ascii="Garamond" w:hAnsi="Garamond"/>
        </w:rPr>
        <w:t xml:space="preserve"> </w:t>
      </w:r>
      <w:r w:rsidRPr="00757E33">
        <w:rPr>
          <w:rFonts w:ascii="Garamond" w:eastAsia="Times New Roman" w:hAnsi="Garamond" w:cs="Arial"/>
          <w:b/>
          <w:bCs/>
          <w:color w:val="000000"/>
        </w:rPr>
        <w:t>We will give you 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1565CB11" w:rsidR="000D6281" w:rsidRPr="001878EA" w:rsidRDefault="00970693" w:rsidP="00CF15C8">
      <w:pPr>
        <w:jc w:val="center"/>
        <w:rPr>
          <w:rFonts w:ascii="Garamond" w:hAnsi="Garamond"/>
          <w:b/>
        </w:rPr>
      </w:pPr>
      <w:bookmarkStart w:id="96" w:name="Debriefing"/>
      <w:bookmarkEnd w:id="96"/>
      <w:r w:rsidRPr="00821BA7">
        <w:rPr>
          <w:rFonts w:ascii="Garamond" w:hAnsi="Garamond"/>
          <w:b/>
          <w:highlight w:val="yellow"/>
        </w:rPr>
        <w:lastRenderedPageBreak/>
        <w:t>[</w:t>
      </w:r>
      <w:r w:rsidR="001878EA" w:rsidRPr="00821BA7">
        <w:rPr>
          <w:rFonts w:ascii="Garamond" w:hAnsi="Garamond"/>
          <w:b/>
          <w:highlight w:val="yellow"/>
        </w:rPr>
        <w:t>Debriefing</w:t>
      </w:r>
      <w:r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Kabir Khanna" w:date="2016-07-09T13:38:00Z" w:initials="KK">
    <w:p w14:paraId="4B52387F" w14:textId="7FAF151B" w:rsidR="00C65000" w:rsidRDefault="00C65000">
      <w:pPr>
        <w:pStyle w:val="CommentText"/>
      </w:pPr>
      <w:r>
        <w:rPr>
          <w:rStyle w:val="CommentReference"/>
        </w:rPr>
        <w:annotationRef/>
      </w:r>
      <w:r>
        <w:t>We can lower costs by not incentivizing the recall task. But we may see more variation in performance without it.</w:t>
      </w:r>
    </w:p>
  </w:comment>
  <w:comment w:id="11" w:author="Kabir Khanna" w:date="2016-07-09T18:09:00Z" w:initials="KK">
    <w:p w14:paraId="248EF5AB" w14:textId="4307C08F" w:rsidR="00C65000" w:rsidRDefault="00C65000">
      <w:pPr>
        <w:pStyle w:val="CommentText"/>
      </w:pPr>
      <w:r>
        <w:rPr>
          <w:rStyle w:val="CommentReference"/>
        </w:rPr>
        <w:annotationRef/>
      </w:r>
      <w:r>
        <w:rPr>
          <w:rStyle w:val="CommentReference"/>
        </w:rPr>
        <w:annotationRef/>
      </w:r>
      <w:r w:rsidRPr="004B439F">
        <w:t>Source: Associated Press-NORC Economic Issues Survey, Jan, 2016</w:t>
      </w:r>
      <w:r>
        <w:t xml:space="preserve"> (48% favor, 40% oppose, 12% neither).</w:t>
      </w:r>
    </w:p>
  </w:comment>
  <w:comment w:id="13" w:author="Kabir Khanna" w:date="2016-07-09T12:59:00Z" w:initials="KK">
    <w:p w14:paraId="10EB708F" w14:textId="42523C75" w:rsidR="00C65000" w:rsidRDefault="00C65000">
      <w:pPr>
        <w:pStyle w:val="CommentText"/>
      </w:pPr>
      <w:r>
        <w:rPr>
          <w:rStyle w:val="CommentReference"/>
        </w:rPr>
        <w:annotationRef/>
      </w:r>
      <w:r>
        <w:t>Adapted from Pew item, but included option for neither.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52387F" w15:done="0"/>
  <w15:commentEx w15:paraId="17574E2B" w15:done="0"/>
  <w15:commentEx w15:paraId="458F77CD" w15:done="0"/>
  <w15:commentEx w15:paraId="0BB4FD47" w15:done="0"/>
  <w15:commentEx w15:paraId="34A014D9" w15:done="0"/>
  <w15:commentEx w15:paraId="2191A3DC" w15:done="0"/>
  <w15:commentEx w15:paraId="688E18AA" w15:done="0"/>
  <w15:commentEx w15:paraId="10EB708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C14AFF" w14:textId="77777777" w:rsidR="00C65000" w:rsidRDefault="00C65000" w:rsidP="00815DDA">
      <w:r>
        <w:separator/>
      </w:r>
    </w:p>
  </w:endnote>
  <w:endnote w:type="continuationSeparator" w:id="0">
    <w:p w14:paraId="790476F2" w14:textId="77777777" w:rsidR="00C65000" w:rsidRDefault="00C65000"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EA624D3" w:rsidR="00C65000" w:rsidRPr="002E3AE2" w:rsidRDefault="00C65000"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D1778F">
      <w:rPr>
        <w:rStyle w:val="PageNumber"/>
        <w:rFonts w:ascii="Garamond" w:hAnsi="Garamond"/>
        <w:noProof/>
      </w:rPr>
      <w:t>5</w:t>
    </w:r>
    <w:r w:rsidRPr="002E3AE2">
      <w:rPr>
        <w:rStyle w:val="PageNumber"/>
        <w:rFonts w:ascii="Garamond" w:hAnsi="Garamond"/>
      </w:rPr>
      <w:fldChar w:fldCharType="end"/>
    </w:r>
    <w:r>
      <w:rPr>
        <w:rStyle w:val="PageNumber"/>
        <w:rFonts w:ascii="Garamond" w:hAnsi="Garamond"/>
      </w:rPr>
      <w:t xml:space="preserve"> of 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9FA3E" w14:textId="77777777" w:rsidR="00C65000" w:rsidRDefault="00C65000" w:rsidP="00815DDA">
      <w:r>
        <w:separator/>
      </w:r>
    </w:p>
  </w:footnote>
  <w:footnote w:type="continuationSeparator" w:id="0">
    <w:p w14:paraId="0EFBD1CF" w14:textId="77777777" w:rsidR="00C65000" w:rsidRDefault="00C65000"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31CC687D" w:rsidR="00C65000" w:rsidRDefault="00C65000" w:rsidP="00AB1811">
    <w:pPr>
      <w:pStyle w:val="Header"/>
      <w:jc w:val="right"/>
      <w:rPr>
        <w:rFonts w:ascii="Garamond" w:hAnsi="Garamond"/>
      </w:rPr>
    </w:pPr>
    <w:r w:rsidRPr="00AB1811">
      <w:rPr>
        <w:rFonts w:ascii="Garamond" w:hAnsi="Garamond"/>
      </w:rPr>
      <w:t xml:space="preserve">Updated: July </w:t>
    </w:r>
    <w:r>
      <w:rPr>
        <w:rFonts w:ascii="Garamond" w:hAnsi="Garamond"/>
      </w:rPr>
      <w:t>10</w:t>
    </w:r>
    <w:r w:rsidRPr="00AB1811">
      <w:rPr>
        <w:rFonts w:ascii="Garamond" w:hAnsi="Garamond"/>
      </w:rPr>
      <w:t>, 2016</w:t>
    </w:r>
  </w:p>
  <w:p w14:paraId="16A7789B" w14:textId="77777777" w:rsidR="00C65000" w:rsidRPr="00AB1811" w:rsidRDefault="00C65000"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6A2B"/>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72D1"/>
    <w:rsid w:val="00260A46"/>
    <w:rsid w:val="00262181"/>
    <w:rsid w:val="00263A31"/>
    <w:rsid w:val="00263C1A"/>
    <w:rsid w:val="00264141"/>
    <w:rsid w:val="002644F9"/>
    <w:rsid w:val="00265522"/>
    <w:rsid w:val="0026591E"/>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821"/>
    <w:rsid w:val="003E1F0C"/>
    <w:rsid w:val="003E2113"/>
    <w:rsid w:val="003E2694"/>
    <w:rsid w:val="003E3DD5"/>
    <w:rsid w:val="003E454E"/>
    <w:rsid w:val="003F0A2E"/>
    <w:rsid w:val="003F0A90"/>
    <w:rsid w:val="003F0DDD"/>
    <w:rsid w:val="003F2003"/>
    <w:rsid w:val="003F438E"/>
    <w:rsid w:val="00400E5B"/>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3C6C"/>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6A0"/>
    <w:rsid w:val="005E1A21"/>
    <w:rsid w:val="005E22A2"/>
    <w:rsid w:val="005E5C15"/>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26A1"/>
    <w:rsid w:val="006344CF"/>
    <w:rsid w:val="0063486C"/>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6772"/>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3B7"/>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8588C"/>
    <w:rsid w:val="00886764"/>
    <w:rsid w:val="00886BE3"/>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E28FC"/>
    <w:rsid w:val="008E2E5E"/>
    <w:rsid w:val="008E3F3C"/>
    <w:rsid w:val="008E527D"/>
    <w:rsid w:val="008E5E15"/>
    <w:rsid w:val="008E72F6"/>
    <w:rsid w:val="008E77D8"/>
    <w:rsid w:val="008F074E"/>
    <w:rsid w:val="008F2394"/>
    <w:rsid w:val="008F3796"/>
    <w:rsid w:val="008F46E5"/>
    <w:rsid w:val="008F5372"/>
    <w:rsid w:val="008F7116"/>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37AD"/>
    <w:rsid w:val="00BC47F8"/>
    <w:rsid w:val="00BC5EC8"/>
    <w:rsid w:val="00BD19FE"/>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000"/>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78F"/>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171A"/>
    <w:rsid w:val="00DB40B6"/>
    <w:rsid w:val="00DB637A"/>
    <w:rsid w:val="00DB6D16"/>
    <w:rsid w:val="00DB6EEF"/>
    <w:rsid w:val="00DC1EB9"/>
    <w:rsid w:val="00DC2EBB"/>
    <w:rsid w:val="00DC5E90"/>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200D9"/>
    <w:rsid w:val="00F218BC"/>
    <w:rsid w:val="00F21A58"/>
    <w:rsid w:val="00F2533F"/>
    <w:rsid w:val="00F276FE"/>
    <w:rsid w:val="00F3129A"/>
    <w:rsid w:val="00F337BD"/>
    <w:rsid w:val="00F35463"/>
    <w:rsid w:val="00F36B8E"/>
    <w:rsid w:val="00F40D3D"/>
    <w:rsid w:val="00F4192A"/>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4FA"/>
    <w:rsid w:val="00FC1B5E"/>
    <w:rsid w:val="00FC3B7F"/>
    <w:rsid w:val="00FC46BF"/>
    <w:rsid w:val="00FC4B0D"/>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73692-2120-0C44-9E9D-4B40BC78A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10</Pages>
  <Words>1630</Words>
  <Characters>9291</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272</cp:revision>
  <dcterms:created xsi:type="dcterms:W3CDTF">2016-07-06T19:09:00Z</dcterms:created>
  <dcterms:modified xsi:type="dcterms:W3CDTF">2016-07-11T00:50:00Z</dcterms:modified>
</cp:coreProperties>
</file>